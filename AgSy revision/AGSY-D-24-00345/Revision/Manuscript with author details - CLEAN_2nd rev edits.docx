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29ED59" w14:textId="4254DAD2" w:rsidR="001358B9" w:rsidRDefault="00DC663E" w:rsidP="00126D58">
      <w:pPr>
        <w:rPr>
          <w:rFonts w:cs="Times New Roman"/>
          <w:b/>
          <w:bCs/>
        </w:rPr>
      </w:pPr>
      <w:r>
        <w:rPr>
          <w:rFonts w:cs="Times New Roman"/>
          <w:b/>
          <w:bCs/>
        </w:rPr>
        <w:t>Risk-based evaluations of competing</w:t>
      </w:r>
      <w:r w:rsidR="008A2D26">
        <w:rPr>
          <w:rFonts w:cs="Times New Roman"/>
          <w:b/>
          <w:bCs/>
        </w:rPr>
        <w:t xml:space="preserve"> </w:t>
      </w:r>
      <w:r>
        <w:rPr>
          <w:rFonts w:cs="Times New Roman"/>
          <w:b/>
          <w:bCs/>
        </w:rPr>
        <w:t>agronomic climate adaptation</w:t>
      </w:r>
      <w:r w:rsidR="00727B9F">
        <w:rPr>
          <w:rFonts w:cs="Times New Roman"/>
          <w:b/>
          <w:bCs/>
        </w:rPr>
        <w:t xml:space="preserve"> strategies</w:t>
      </w:r>
      <w:r>
        <w:rPr>
          <w:rFonts w:cs="Times New Roman"/>
          <w:b/>
          <w:bCs/>
        </w:rPr>
        <w:t>: The case of rice planting strategies in the Indo</w:t>
      </w:r>
      <w:ins w:id="0" w:author="MKONDIWA, Maxwell (CIMMYT-India)" w:date="2024-05-13T22:09:00Z" w16du:dateUtc="2024-05-13T16:39:00Z">
        <w:r w:rsidR="00D21DA9">
          <w:rPr>
            <w:rFonts w:cs="Times New Roman"/>
            <w:b/>
            <w:bCs/>
          </w:rPr>
          <w:t>-</w:t>
        </w:r>
      </w:ins>
      <w:del w:id="1" w:author="MKONDIWA, Maxwell (CIMMYT-India)" w:date="2024-05-13T22:09:00Z" w16du:dateUtc="2024-05-13T16:39:00Z">
        <w:r w:rsidDel="00D21DA9">
          <w:rPr>
            <w:rFonts w:cs="Times New Roman"/>
            <w:b/>
            <w:bCs/>
          </w:rPr>
          <w:delText xml:space="preserve"> </w:delText>
        </w:r>
      </w:del>
      <w:r>
        <w:rPr>
          <w:rFonts w:cs="Times New Roman"/>
          <w:b/>
          <w:bCs/>
        </w:rPr>
        <w:t>Gangetic Plains</w:t>
      </w:r>
    </w:p>
    <w:p w14:paraId="4B289955" w14:textId="781F5A24" w:rsidR="00C62B9D" w:rsidRDefault="001358B9" w:rsidP="00126D58">
      <w:pPr>
        <w:rPr>
          <w:rFonts w:cs="Times New Roman"/>
        </w:rPr>
      </w:pPr>
      <w:r w:rsidRPr="00B03562">
        <w:rPr>
          <w:rFonts w:cs="Times New Roman"/>
        </w:rPr>
        <w:t>Maxwell Mkondiwa,</w:t>
      </w:r>
      <w:r w:rsidR="00C62B9D">
        <w:rPr>
          <w:rFonts w:cs="Times New Roman"/>
          <w:vertAlign w:val="superscript"/>
        </w:rPr>
        <w:t>1</w:t>
      </w:r>
      <w:r w:rsidRPr="00B03562">
        <w:rPr>
          <w:rFonts w:cs="Times New Roman"/>
        </w:rPr>
        <w:t xml:space="preserve"> Anton Urfels</w:t>
      </w:r>
      <w:r w:rsidR="00C62B9D">
        <w:rPr>
          <w:rFonts w:cs="Times New Roman"/>
          <w:vertAlign w:val="superscript"/>
        </w:rPr>
        <w:t>2,3</w:t>
      </w:r>
    </w:p>
    <w:p w14:paraId="4FF26BB2" w14:textId="77777777" w:rsidR="00C62B9D" w:rsidRDefault="00C62B9D" w:rsidP="00126D58">
      <w:pPr>
        <w:rPr>
          <w:rFonts w:cs="Times New Roman"/>
        </w:rPr>
      </w:pPr>
      <w:r>
        <w:rPr>
          <w:rFonts w:cs="Times New Roman"/>
        </w:rPr>
        <w:t xml:space="preserve">1 CIMMYT International Maize and Wheat Improvement </w:t>
      </w:r>
      <w:proofErr w:type="spellStart"/>
      <w:r>
        <w:rPr>
          <w:rFonts w:cs="Times New Roman"/>
        </w:rPr>
        <w:t>Center</w:t>
      </w:r>
      <w:proofErr w:type="spellEnd"/>
      <w:r>
        <w:rPr>
          <w:rFonts w:cs="Times New Roman"/>
        </w:rPr>
        <w:t>, New Delhi, India</w:t>
      </w:r>
    </w:p>
    <w:p w14:paraId="49C917FA" w14:textId="77777777" w:rsidR="00CD609E" w:rsidRDefault="00C62B9D" w:rsidP="00126D58">
      <w:pPr>
        <w:rPr>
          <w:rFonts w:cs="Times New Roman"/>
        </w:rPr>
      </w:pPr>
      <w:r>
        <w:rPr>
          <w:rFonts w:cs="Times New Roman"/>
        </w:rPr>
        <w:t xml:space="preserve">2 International Rice Research Institute (IRRI), Los </w:t>
      </w:r>
      <w:proofErr w:type="spellStart"/>
      <w:r>
        <w:rPr>
          <w:rFonts w:cs="Times New Roman"/>
        </w:rPr>
        <w:t>Baños</w:t>
      </w:r>
      <w:proofErr w:type="spellEnd"/>
      <w:r>
        <w:rPr>
          <w:rFonts w:cs="Times New Roman"/>
        </w:rPr>
        <w:t>, The Philippines</w:t>
      </w:r>
    </w:p>
    <w:p w14:paraId="01509096" w14:textId="2E23B344" w:rsidR="00DA126F" w:rsidRPr="00B03562" w:rsidRDefault="00CD609E" w:rsidP="00B03562">
      <w:pPr>
        <w:rPr>
          <w:rFonts w:cs="Times New Roman"/>
        </w:rPr>
      </w:pPr>
      <w:r>
        <w:rPr>
          <w:rFonts w:cs="Times New Roman"/>
        </w:rPr>
        <w:t>3 Water Resources Management Group, Wageningen University &amp; Research, Wageningen, NL</w:t>
      </w:r>
      <w:r w:rsidR="00DA126F" w:rsidRPr="00B03562">
        <w:rPr>
          <w:rFonts w:cs="Times New Roman"/>
        </w:rPr>
        <w:br w:type="page"/>
      </w:r>
    </w:p>
    <w:p w14:paraId="4ED85149" w14:textId="345EA7BF" w:rsidR="00621E03" w:rsidRPr="00256197" w:rsidRDefault="00621E03" w:rsidP="003A6789">
      <w:pPr>
        <w:pStyle w:val="Heading1"/>
      </w:pPr>
      <w:r w:rsidRPr="00256197">
        <w:lastRenderedPageBreak/>
        <w:t>Abstra</w:t>
      </w:r>
      <w:r w:rsidR="005C4819" w:rsidRPr="00256197">
        <w:t>ct</w:t>
      </w:r>
    </w:p>
    <w:p w14:paraId="71130921" w14:textId="65D05DA1" w:rsidR="008F2406" w:rsidRDefault="008F2406">
      <w:pPr>
        <w:jc w:val="both"/>
        <w:rPr>
          <w:rFonts w:cs="Times New Roman"/>
        </w:rPr>
      </w:pPr>
      <w:r>
        <w:rPr>
          <w:rFonts w:cs="Times New Roman"/>
        </w:rPr>
        <w:t xml:space="preserve">CONTEXT: </w:t>
      </w:r>
      <w:r w:rsidR="008A2D26">
        <w:rPr>
          <w:rFonts w:cs="Times New Roman"/>
        </w:rPr>
        <w:t xml:space="preserve">Adjusting crop planting dates and variety durations is emerging as a crucial climate change adaptation strategy for many cereal systems. Such strategies </w:t>
      </w:r>
      <w:del w:id="2" w:author="MKONDIWA, Maxwell (CIMMYT-India)" w:date="2024-05-15T06:24:00Z" w16du:dateUtc="2024-05-15T00:54:00Z">
        <w:r w:rsidR="008A2D26" w:rsidDel="002F581E">
          <w:rPr>
            <w:rFonts w:cs="Times New Roman"/>
          </w:rPr>
          <w:delText xml:space="preserve"> </w:delText>
        </w:r>
      </w:del>
      <w:r w:rsidR="008A2D26">
        <w:rPr>
          <w:rFonts w:cs="Times New Roman"/>
        </w:rPr>
        <w:t xml:space="preserve">include harmonizing crop planting with the onset of the rainy season or planting at specific recommended calendar dates. Evaluations of these strategies mostly consider yield and yield </w:t>
      </w:r>
      <w:proofErr w:type="gramStart"/>
      <w:r w:rsidR="008A2D26">
        <w:rPr>
          <w:rFonts w:cs="Times New Roman"/>
        </w:rPr>
        <w:t>variability, but</w:t>
      </w:r>
      <w:proofErr w:type="gramEnd"/>
      <w:r w:rsidR="008A2D26">
        <w:rPr>
          <w:rFonts w:cs="Times New Roman"/>
        </w:rPr>
        <w:t xml:space="preserve"> focus less on financial risks associated with different planting strategies</w:t>
      </w:r>
      <w:ins w:id="3" w:author="MKONDIWA, Maxwell (CIMMYT-India)" w:date="2024-05-15T06:25:00Z" w16du:dateUtc="2024-05-15T00:55:00Z">
        <w:r w:rsidR="003D79BA">
          <w:rPr>
            <w:rFonts w:cs="Times New Roman"/>
          </w:rPr>
          <w:t xml:space="preserve"> and importance of risk aversion behaviour of the farmers </w:t>
        </w:r>
        <w:r w:rsidR="00DB142F">
          <w:rPr>
            <w:rFonts w:cs="Times New Roman"/>
          </w:rPr>
          <w:t>in their decision to adopt the strategies</w:t>
        </w:r>
      </w:ins>
      <w:r w:rsidR="008A2D26">
        <w:rPr>
          <w:rFonts w:cs="Times New Roman"/>
        </w:rPr>
        <w:t xml:space="preserve">. </w:t>
      </w:r>
      <w:del w:id="4" w:author="MKONDIWA, Maxwell (CIMMYT-India)" w:date="2024-05-14T00:03:00Z" w16du:dateUtc="2024-05-13T18:33:00Z">
        <w:r w:rsidR="004003E0" w:rsidDel="00777C60">
          <w:rPr>
            <w:rFonts w:cs="Times New Roman"/>
          </w:rPr>
          <w:delText>However, choosing recommendations amongst competing levels of yield and yield stability is not straightforward a</w:delText>
        </w:r>
        <w:r w:rsidR="00126D58" w:rsidDel="00777C60">
          <w:rPr>
            <w:rFonts w:cs="Times New Roman"/>
          </w:rPr>
          <w:delText>nd need to cater to</w:delText>
        </w:r>
        <w:r w:rsidR="004003E0" w:rsidDel="00777C60">
          <w:rPr>
            <w:rFonts w:cs="Times New Roman"/>
          </w:rPr>
          <w:delText xml:space="preserve"> </w:delText>
        </w:r>
        <w:r w:rsidR="00126D58" w:rsidDel="00777C60">
          <w:rPr>
            <w:rFonts w:cs="Times New Roman"/>
          </w:rPr>
          <w:delText>farmers that are risk</w:delText>
        </w:r>
      </w:del>
      <w:del w:id="5" w:author="MKONDIWA, Maxwell (CIMMYT-India)" w:date="2024-05-13T22:13:00Z" w16du:dateUtc="2024-05-13T16:43:00Z">
        <w:r w:rsidR="00126D58" w:rsidDel="00E66EC6">
          <w:rPr>
            <w:rFonts w:cs="Times New Roman"/>
          </w:rPr>
          <w:delText xml:space="preserve"> </w:delText>
        </w:r>
      </w:del>
      <w:del w:id="6" w:author="MKONDIWA, Maxwell (CIMMYT-India)" w:date="2024-05-14T00:03:00Z" w16du:dateUtc="2024-05-13T18:33:00Z">
        <w:r w:rsidR="00126D58" w:rsidDel="00777C60">
          <w:rPr>
            <w:rFonts w:cs="Times New Roman"/>
          </w:rPr>
          <w:delText>averse</w:delText>
        </w:r>
        <w:r w:rsidR="007B019E" w:rsidDel="00777C60">
          <w:rPr>
            <w:rFonts w:cs="Times New Roman"/>
          </w:rPr>
          <w:delText xml:space="preserve"> – especially financially. </w:delText>
        </w:r>
      </w:del>
    </w:p>
    <w:p w14:paraId="7A390C81" w14:textId="1EFFD482" w:rsidR="008F2406" w:rsidRDefault="008F2406">
      <w:pPr>
        <w:jc w:val="both"/>
        <w:rPr>
          <w:rFonts w:cs="Times New Roman"/>
        </w:rPr>
      </w:pPr>
      <w:r>
        <w:rPr>
          <w:rFonts w:cs="Times New Roman"/>
        </w:rPr>
        <w:t>OBJECTIVE:</w:t>
      </w:r>
      <w:r w:rsidR="004003E0">
        <w:rPr>
          <w:rFonts w:cs="Times New Roman"/>
        </w:rPr>
        <w:t xml:space="preserve"> Here, we present a novel framework that uses a computational spatial e</w:t>
      </w:r>
      <w:r w:rsidR="00AB6C8B">
        <w:rPr>
          <w:rFonts w:cs="Times New Roman"/>
        </w:rPr>
        <w:t>x</w:t>
      </w:r>
      <w:r w:rsidR="007B019E">
        <w:rPr>
          <w:rFonts w:cs="Times New Roman"/>
        </w:rPr>
        <w:t>-</w:t>
      </w:r>
      <w:r w:rsidR="00AB6C8B">
        <w:rPr>
          <w:rFonts w:cs="Times New Roman"/>
        </w:rPr>
        <w:t>ante</w:t>
      </w:r>
      <w:r w:rsidR="004003E0">
        <w:rPr>
          <w:rFonts w:cs="Times New Roman"/>
        </w:rPr>
        <w:t xml:space="preserve"> approach </w:t>
      </w:r>
      <w:r w:rsidR="001F7143">
        <w:rPr>
          <w:rFonts w:cs="Times New Roman"/>
        </w:rPr>
        <w:t xml:space="preserve">using golden section search </w:t>
      </w:r>
      <w:r w:rsidR="00BA19EB">
        <w:rPr>
          <w:rFonts w:cs="Times New Roman"/>
        </w:rPr>
        <w:t>algorithm</w:t>
      </w:r>
      <w:r w:rsidR="001F7143">
        <w:rPr>
          <w:rFonts w:cs="Times New Roman"/>
        </w:rPr>
        <w:t xml:space="preserve"> and second order stochastic dominance </w:t>
      </w:r>
      <w:r w:rsidR="004003E0">
        <w:rPr>
          <w:rFonts w:cs="Times New Roman"/>
        </w:rPr>
        <w:t>for</w:t>
      </w:r>
      <w:r w:rsidR="00126D58">
        <w:rPr>
          <w:rFonts w:cs="Times New Roman"/>
        </w:rPr>
        <w:t xml:space="preserve"> risk-based</w:t>
      </w:r>
      <w:r w:rsidR="004003E0">
        <w:rPr>
          <w:rFonts w:cs="Times New Roman"/>
        </w:rPr>
        <w:t xml:space="preserve"> evaluati</w:t>
      </w:r>
      <w:r w:rsidR="00126D58">
        <w:rPr>
          <w:rFonts w:cs="Times New Roman"/>
        </w:rPr>
        <w:t>ons of agronomic adaptation options</w:t>
      </w:r>
      <w:r w:rsidR="004003E0">
        <w:rPr>
          <w:rFonts w:cs="Times New Roman"/>
        </w:rPr>
        <w:t>.</w:t>
      </w:r>
      <w:r w:rsidR="00326F08">
        <w:rPr>
          <w:rFonts w:cs="Times New Roman"/>
        </w:rPr>
        <w:t xml:space="preserve"> </w:t>
      </w:r>
      <w:r w:rsidR="00CA785D">
        <w:rPr>
          <w:rFonts w:cs="Times New Roman"/>
        </w:rPr>
        <w:t xml:space="preserve">This framework allows development of </w:t>
      </w:r>
      <w:ins w:id="7" w:author="MKONDIWA, Maxwell (CIMMYT-India)" w:date="2024-05-14T10:51:00Z" w16du:dateUtc="2024-05-14T05:21:00Z">
        <w:r w:rsidR="006A44EB">
          <w:rPr>
            <w:rFonts w:cs="Times New Roman"/>
          </w:rPr>
          <w:t xml:space="preserve">partially </w:t>
        </w:r>
      </w:ins>
      <w:r w:rsidR="00CA785D">
        <w:rPr>
          <w:rFonts w:cs="Times New Roman"/>
        </w:rPr>
        <w:t xml:space="preserve">climatic risk proof </w:t>
      </w:r>
      <w:r w:rsidR="00AA02ED">
        <w:rPr>
          <w:rFonts w:cs="Times New Roman"/>
        </w:rPr>
        <w:t>recommendations</w:t>
      </w:r>
      <w:r w:rsidR="0089102E">
        <w:rPr>
          <w:rFonts w:cs="Times New Roman"/>
        </w:rPr>
        <w:t xml:space="preserve"> such </w:t>
      </w:r>
      <w:r w:rsidR="0082417D">
        <w:rPr>
          <w:rFonts w:cs="Times New Roman"/>
        </w:rPr>
        <w:t>that even risk</w:t>
      </w:r>
      <w:ins w:id="8" w:author="MKONDIWA, Maxwell (CIMMYT-India)" w:date="2024-05-13T22:13:00Z" w16du:dateUtc="2024-05-13T16:43:00Z">
        <w:r w:rsidR="00E66EC6">
          <w:rPr>
            <w:rFonts w:cs="Times New Roman"/>
          </w:rPr>
          <w:t>-</w:t>
        </w:r>
      </w:ins>
      <w:del w:id="9" w:author="MKONDIWA, Maxwell (CIMMYT-India)" w:date="2024-05-13T22:13:00Z" w16du:dateUtc="2024-05-13T16:43:00Z">
        <w:r w:rsidR="0082417D" w:rsidDel="00E66EC6">
          <w:rPr>
            <w:rFonts w:cs="Times New Roman"/>
          </w:rPr>
          <w:delText xml:space="preserve"> </w:delText>
        </w:r>
      </w:del>
      <w:r w:rsidR="0082417D">
        <w:rPr>
          <w:rFonts w:cs="Times New Roman"/>
        </w:rPr>
        <w:t>averse farmers would find it profitable to adopt that strategy</w:t>
      </w:r>
      <w:ins w:id="10" w:author="MKONDIWA, Maxwell (CIMMYT-India)" w:date="2024-05-14T10:51:00Z" w16du:dateUtc="2024-05-14T05:21:00Z">
        <w:r w:rsidR="00165AA0">
          <w:rPr>
            <w:rFonts w:cs="Times New Roman"/>
          </w:rPr>
          <w:t xml:space="preserve">. </w:t>
        </w:r>
      </w:ins>
    </w:p>
    <w:p w14:paraId="1972DBBD" w14:textId="10E1748B" w:rsidR="008F2406" w:rsidRDefault="008F2406">
      <w:pPr>
        <w:jc w:val="both"/>
        <w:rPr>
          <w:rFonts w:cs="Times New Roman"/>
        </w:rPr>
      </w:pPr>
      <w:r>
        <w:rPr>
          <w:rFonts w:cs="Times New Roman"/>
        </w:rPr>
        <w:t xml:space="preserve">METHODS: </w:t>
      </w:r>
      <w:r w:rsidR="007B019E">
        <w:rPr>
          <w:rFonts w:cs="Times New Roman"/>
        </w:rPr>
        <w:t>We use a second order stochastic dominance approach that is paired with computational optimization</w:t>
      </w:r>
      <w:r w:rsidR="00916D80">
        <w:rPr>
          <w:rFonts w:cs="Times New Roman"/>
        </w:rPr>
        <w:t>—Golden section search algorithm</w:t>
      </w:r>
      <w:r w:rsidR="007B019E">
        <w:rPr>
          <w:rFonts w:cs="Times New Roman"/>
        </w:rPr>
        <w:t xml:space="preserve">. </w:t>
      </w:r>
      <w:ins w:id="11" w:author="MKONDIWA, Maxwell (CIMMYT-India)" w:date="2024-05-14T10:41:00Z" w16du:dateUtc="2024-05-14T05:11:00Z">
        <w:r w:rsidR="00927E1A">
          <w:rPr>
            <w:rFonts w:cs="Times New Roman"/>
          </w:rPr>
          <w:t xml:space="preserve">This approach </w:t>
        </w:r>
      </w:ins>
      <w:ins w:id="12" w:author="MKONDIWA, Maxwell (CIMMYT-India)" w:date="2024-05-14T10:42:00Z" w16du:dateUtc="2024-05-14T05:12:00Z">
        <w:r w:rsidR="005F6918">
          <w:rPr>
            <w:rFonts w:cs="Times New Roman"/>
          </w:rPr>
          <w:t xml:space="preserve">allows </w:t>
        </w:r>
        <w:r w:rsidR="00143EF8">
          <w:rPr>
            <w:rFonts w:cs="Times New Roman"/>
          </w:rPr>
          <w:t>a distributional asse</w:t>
        </w:r>
      </w:ins>
      <w:ins w:id="13" w:author="MKONDIWA, Maxwell (CIMMYT-India)" w:date="2024-05-14T10:43:00Z" w16du:dateUtc="2024-05-14T05:13:00Z">
        <w:r w:rsidR="00143EF8">
          <w:rPr>
            <w:rFonts w:cs="Times New Roman"/>
          </w:rPr>
          <w:t xml:space="preserve">ssment of risk while providing bounds for which </w:t>
        </w:r>
        <w:r w:rsidR="008367A4">
          <w:rPr>
            <w:rFonts w:cs="Times New Roman"/>
          </w:rPr>
          <w:t xml:space="preserve">even a risk averse farmer will adopt a practice unlike the conventional mean-variance or conditional value </w:t>
        </w:r>
        <w:r w:rsidR="005E54CF">
          <w:rPr>
            <w:rFonts w:cs="Times New Roman"/>
          </w:rPr>
          <w:t>at ris</w:t>
        </w:r>
      </w:ins>
      <w:ins w:id="14" w:author="MKONDIWA, Maxwell (CIMMYT-India)" w:date="2024-05-14T10:44:00Z" w16du:dateUtc="2024-05-14T05:14:00Z">
        <w:r w:rsidR="005E54CF">
          <w:rPr>
            <w:rFonts w:cs="Times New Roman"/>
          </w:rPr>
          <w:t>k optimization</w:t>
        </w:r>
        <w:r w:rsidR="00A67ED4">
          <w:rPr>
            <w:rFonts w:cs="Times New Roman"/>
          </w:rPr>
          <w:t xml:space="preserve"> methods</w:t>
        </w:r>
        <w:r w:rsidR="005E54CF">
          <w:rPr>
            <w:rFonts w:cs="Times New Roman"/>
          </w:rPr>
          <w:t xml:space="preserve"> </w:t>
        </w:r>
      </w:ins>
      <w:ins w:id="15" w:author="MKONDIWA, Maxwell (CIMMYT-India)" w:date="2024-05-14T10:45:00Z" w16du:dateUtc="2024-05-14T05:15:00Z">
        <w:r w:rsidR="00DC3636">
          <w:rPr>
            <w:rFonts w:cs="Times New Roman"/>
          </w:rPr>
          <w:t>which</w:t>
        </w:r>
      </w:ins>
      <w:ins w:id="16" w:author="MKONDIWA, Maxwell (CIMMYT-India)" w:date="2024-05-14T10:44:00Z" w16du:dateUtc="2024-05-14T05:14:00Z">
        <w:r w:rsidR="00A67ED4">
          <w:rPr>
            <w:rFonts w:cs="Times New Roman"/>
          </w:rPr>
          <w:t xml:space="preserve"> rely on</w:t>
        </w:r>
        <w:r w:rsidR="005E54CF">
          <w:rPr>
            <w:rFonts w:cs="Times New Roman"/>
          </w:rPr>
          <w:t xml:space="preserve"> </w:t>
        </w:r>
        <w:r w:rsidR="00A67ED4">
          <w:rPr>
            <w:rFonts w:cs="Times New Roman"/>
          </w:rPr>
          <w:t xml:space="preserve">few </w:t>
        </w:r>
        <w:r w:rsidR="005E54CF">
          <w:rPr>
            <w:rFonts w:cs="Times New Roman"/>
          </w:rPr>
          <w:t xml:space="preserve">moments of the distributions. </w:t>
        </w:r>
      </w:ins>
      <w:r w:rsidR="004003E0">
        <w:rPr>
          <w:rFonts w:cs="Times New Roman"/>
        </w:rPr>
        <w:t>To demonstrate our approach</w:t>
      </w:r>
      <w:r w:rsidR="00126D58">
        <w:rPr>
          <w:rFonts w:cs="Times New Roman"/>
        </w:rPr>
        <w:t>,</w:t>
      </w:r>
      <w:r w:rsidR="004003E0">
        <w:rPr>
          <w:rFonts w:cs="Times New Roman"/>
        </w:rPr>
        <w:t xml:space="preserve"> we </w:t>
      </w:r>
      <w:r w:rsidR="00126D58">
        <w:rPr>
          <w:rFonts w:cs="Times New Roman"/>
        </w:rPr>
        <w:t xml:space="preserve">compare the </w:t>
      </w:r>
      <w:r w:rsidR="007B019E">
        <w:rPr>
          <w:rFonts w:cs="Times New Roman"/>
        </w:rPr>
        <w:t xml:space="preserve">yield risks and economic </w:t>
      </w:r>
      <w:r w:rsidR="00126D58">
        <w:rPr>
          <w:rFonts w:cs="Times New Roman"/>
        </w:rPr>
        <w:t>risks associated with</w:t>
      </w:r>
      <w:r w:rsidR="004003E0">
        <w:rPr>
          <w:rFonts w:cs="Times New Roman"/>
        </w:rPr>
        <w:t xml:space="preserve"> readily available gridded crop simulation outputs for various rice planting strategies </w:t>
      </w:r>
      <w:r w:rsidR="00126D58">
        <w:rPr>
          <w:rFonts w:cs="Times New Roman"/>
        </w:rPr>
        <w:t>across</w:t>
      </w:r>
      <w:r w:rsidR="004003E0">
        <w:rPr>
          <w:rFonts w:cs="Times New Roman"/>
        </w:rPr>
        <w:t xml:space="preserve"> the Indo-Gangetic Plains</w:t>
      </w:r>
      <w:r w:rsidR="007B019E">
        <w:rPr>
          <w:rFonts w:cs="Times New Roman"/>
        </w:rPr>
        <w:t xml:space="preserve"> </w:t>
      </w:r>
      <w:ins w:id="17" w:author="MKONDIWA, Maxwell (CIMMYT-India)" w:date="2024-05-13T20:45:00Z" w16du:dateUtc="2024-05-13T15:15:00Z">
        <w:r w:rsidR="003B0106">
          <w:rPr>
            <w:rFonts w:cs="Times New Roman"/>
          </w:rPr>
          <w:t>(IGP)</w:t>
        </w:r>
      </w:ins>
      <w:r w:rsidR="007B019E">
        <w:rPr>
          <w:rFonts w:cs="Times New Roman"/>
        </w:rPr>
        <w:t>– a major region experiencing food insecurity and climate impacts.</w:t>
      </w:r>
    </w:p>
    <w:p w14:paraId="1B22313C" w14:textId="5611F1C8" w:rsidR="008F2406" w:rsidRDefault="008F2406">
      <w:pPr>
        <w:jc w:val="both"/>
        <w:rPr>
          <w:rFonts w:cs="Times New Roman"/>
        </w:rPr>
      </w:pPr>
      <w:r>
        <w:rPr>
          <w:rFonts w:cs="Times New Roman"/>
        </w:rPr>
        <w:t>RESULTS AND CONCLUSIONS:</w:t>
      </w:r>
      <w:r w:rsidR="007B019E">
        <w:rPr>
          <w:rFonts w:cs="Times New Roman"/>
        </w:rPr>
        <w:t xml:space="preserve"> </w:t>
      </w:r>
      <w:ins w:id="18" w:author="MKONDIWA, Maxwell (CIMMYT-India)" w:date="2024-05-14T10:51:00Z" w16du:dateUtc="2024-05-14T05:21:00Z">
        <w:r w:rsidR="00165AA0">
          <w:rPr>
            <w:rFonts w:cs="Times New Roman"/>
          </w:rPr>
          <w:t>The</w:t>
        </w:r>
      </w:ins>
      <w:del w:id="19" w:author="MKONDIWA, Maxwell (CIMMYT-India)" w:date="2024-05-14T10:51:00Z" w16du:dateUtc="2024-05-14T05:21:00Z">
        <w:r w:rsidR="004003E0" w:rsidDel="00165AA0">
          <w:rPr>
            <w:rFonts w:cs="Times New Roman"/>
          </w:rPr>
          <w:delText>Our</w:delText>
        </w:r>
      </w:del>
      <w:r w:rsidR="004003E0">
        <w:rPr>
          <w:rFonts w:cs="Times New Roman"/>
        </w:rPr>
        <w:t xml:space="preserve"> findings provide quantitative evidence</w:t>
      </w:r>
      <w:r w:rsidR="00A8456D">
        <w:rPr>
          <w:rFonts w:cs="Times New Roman"/>
        </w:rPr>
        <w:t xml:space="preserve"> </w:t>
      </w:r>
      <w:r w:rsidR="007B019E">
        <w:rPr>
          <w:rFonts w:cs="Times New Roman"/>
        </w:rPr>
        <w:t>about the riskiness of</w:t>
      </w:r>
      <w:r w:rsidR="00126D58">
        <w:rPr>
          <w:rFonts w:cs="Times New Roman"/>
        </w:rPr>
        <w:t xml:space="preserve"> previously recommended rice </w:t>
      </w:r>
      <w:r w:rsidR="00A8456D">
        <w:rPr>
          <w:rFonts w:cs="Times New Roman"/>
        </w:rPr>
        <w:t>planting date</w:t>
      </w:r>
      <w:r w:rsidR="00126D58">
        <w:rPr>
          <w:rFonts w:cs="Times New Roman"/>
        </w:rPr>
        <w:t xml:space="preserve"> strategies. </w:t>
      </w:r>
      <w:ins w:id="20" w:author="MKONDIWA, Maxwell (CIMMYT-India)" w:date="2024-05-14T10:51:00Z" w16du:dateUtc="2024-05-14T05:21:00Z">
        <w:r w:rsidR="00165AA0">
          <w:rPr>
            <w:rFonts w:cs="Times New Roman"/>
          </w:rPr>
          <w:t>The</w:t>
        </w:r>
      </w:ins>
      <w:del w:id="21" w:author="MKONDIWA, Maxwell (CIMMYT-India)" w:date="2024-05-14T10:51:00Z" w16du:dateUtc="2024-05-14T05:21:00Z">
        <w:r w:rsidR="00126D58" w:rsidDel="00165AA0">
          <w:rPr>
            <w:rFonts w:cs="Times New Roman"/>
          </w:rPr>
          <w:delText>Our</w:delText>
        </w:r>
      </w:del>
      <w:r w:rsidR="00126D58">
        <w:rPr>
          <w:rFonts w:cs="Times New Roman"/>
        </w:rPr>
        <w:t xml:space="preserve"> risk-based assessment corroborates the recommendation for planting </w:t>
      </w:r>
      <w:r w:rsidR="00A8456D">
        <w:rPr>
          <w:rFonts w:cs="Times New Roman"/>
        </w:rPr>
        <w:t>long-duration varieties at the monsoon onset</w:t>
      </w:r>
      <w:ins w:id="22" w:author="MKONDIWA, Maxwell (CIMMYT-India)" w:date="2024-05-15T07:37:00Z" w16du:dateUtc="2024-05-15T02:07:00Z">
        <w:r w:rsidR="007745D5">
          <w:rPr>
            <w:rFonts w:cs="Times New Roman"/>
          </w:rPr>
          <w:t xml:space="preserve"> </w:t>
        </w:r>
      </w:ins>
      <w:ins w:id="23" w:author="MKONDIWA, Maxwell (CIMMYT-India)" w:date="2024-05-15T07:36:00Z" w16du:dateUtc="2024-05-15T02:06:00Z">
        <w:r w:rsidR="007745D5">
          <w:rPr>
            <w:rFonts w:cs="Times New Roman"/>
          </w:rPr>
          <w:t xml:space="preserve">with or without supplemental </w:t>
        </w:r>
      </w:ins>
      <w:ins w:id="24" w:author="MKONDIWA, Maxwell (CIMMYT-India)" w:date="2024-05-15T07:37:00Z" w16du:dateUtc="2024-05-15T02:07:00Z">
        <w:r w:rsidR="007745D5">
          <w:rPr>
            <w:rFonts w:cs="Times New Roman"/>
          </w:rPr>
          <w:t>irrigation (</w:t>
        </w:r>
      </w:ins>
      <w:ins w:id="25" w:author="MKONDIWA, Maxwell (CIMMYT-India)" w:date="2024-05-14T10:37:00Z" w16du:dateUtc="2024-05-14T05:07:00Z">
        <w:r w:rsidR="003D4B1D">
          <w:rPr>
            <w:rFonts w:cs="Times New Roman"/>
          </w:rPr>
          <w:t xml:space="preserve">covering </w:t>
        </w:r>
      </w:ins>
      <w:ins w:id="26" w:author="MKONDIWA, Maxwell (CIMMYT-India)" w:date="2024-05-14T10:38:00Z" w16du:dateUtc="2024-05-14T05:08:00Z">
        <w:r w:rsidR="000E03C1">
          <w:rPr>
            <w:rFonts w:cs="Times New Roman"/>
          </w:rPr>
          <w:t>about 22</w:t>
        </w:r>
        <w:r w:rsidR="00990AEB">
          <w:rPr>
            <w:rFonts w:cs="Times New Roman"/>
          </w:rPr>
          <w:t>%</w:t>
        </w:r>
        <w:r w:rsidR="00606A0A">
          <w:rPr>
            <w:rFonts w:cs="Times New Roman"/>
          </w:rPr>
          <w:t xml:space="preserve"> of IGP</w:t>
        </w:r>
        <w:r w:rsidR="00990AEB">
          <w:rPr>
            <w:rFonts w:cs="Times New Roman"/>
          </w:rPr>
          <w:t xml:space="preserve"> are</w:t>
        </w:r>
      </w:ins>
      <w:ins w:id="27" w:author="MKONDIWA, Maxwell (CIMMYT-India)" w:date="2024-05-14T10:39:00Z" w16du:dateUtc="2024-05-14T05:09:00Z">
        <w:r w:rsidR="00990AEB">
          <w:rPr>
            <w:rFonts w:cs="Times New Roman"/>
          </w:rPr>
          <w:t>a</w:t>
        </w:r>
      </w:ins>
      <w:ins w:id="28" w:author="MKONDIWA, Maxwell (CIMMYT-India)" w:date="2024-05-14T10:38:00Z" w16du:dateUtc="2024-05-14T05:08:00Z">
        <w:r w:rsidR="00606A0A">
          <w:rPr>
            <w:rFonts w:cs="Times New Roman"/>
          </w:rPr>
          <w:t>)</w:t>
        </w:r>
      </w:ins>
      <w:r w:rsidR="00A8456D">
        <w:rPr>
          <w:rFonts w:cs="Times New Roman"/>
        </w:rPr>
        <w:t xml:space="preserve"> in the Eastern IGP, </w:t>
      </w:r>
      <w:r w:rsidR="00126D58">
        <w:rPr>
          <w:rFonts w:cs="Times New Roman"/>
        </w:rPr>
        <w:t xml:space="preserve">and </w:t>
      </w:r>
      <w:r w:rsidR="00A8456D">
        <w:rPr>
          <w:rFonts w:cs="Times New Roman"/>
        </w:rPr>
        <w:t xml:space="preserve">at state-recommended planting dates </w:t>
      </w:r>
      <w:ins w:id="29" w:author="MKONDIWA, Maxwell (CIMMYT-India)" w:date="2024-05-14T10:38:00Z" w16du:dateUtc="2024-05-14T05:08:00Z">
        <w:r w:rsidR="00606A0A">
          <w:rPr>
            <w:rFonts w:cs="Times New Roman"/>
          </w:rPr>
          <w:t>(covering about 38% of IGP</w:t>
        </w:r>
      </w:ins>
      <w:ins w:id="30" w:author="MKONDIWA, Maxwell (CIMMYT-India)" w:date="2024-05-14T10:39:00Z" w16du:dateUtc="2024-05-14T05:09:00Z">
        <w:r w:rsidR="00990AEB">
          <w:rPr>
            <w:rFonts w:cs="Times New Roman"/>
          </w:rPr>
          <w:t xml:space="preserve"> area</w:t>
        </w:r>
      </w:ins>
      <w:ins w:id="31" w:author="MKONDIWA, Maxwell (CIMMYT-India)" w:date="2024-05-14T10:38:00Z" w16du:dateUtc="2024-05-14T05:08:00Z">
        <w:r w:rsidR="00606A0A">
          <w:rPr>
            <w:rFonts w:cs="Times New Roman"/>
          </w:rPr>
          <w:t xml:space="preserve">) </w:t>
        </w:r>
      </w:ins>
      <w:r w:rsidR="00A8456D">
        <w:rPr>
          <w:rFonts w:cs="Times New Roman"/>
        </w:rPr>
        <w:t>in most of the Western and Middle IGP. Importantly, our risk-based assessment shows</w:t>
      </w:r>
      <w:r w:rsidR="00126D58">
        <w:rPr>
          <w:rFonts w:cs="Times New Roman"/>
        </w:rPr>
        <w:t xml:space="preserve"> where</w:t>
      </w:r>
      <w:r w:rsidR="00A8456D">
        <w:rPr>
          <w:rFonts w:cs="Times New Roman"/>
        </w:rPr>
        <w:t xml:space="preserve"> the results are not as clear cut</w:t>
      </w:r>
      <w:r w:rsidR="007B019E">
        <w:rPr>
          <w:rFonts w:cs="Times New Roman"/>
        </w:rPr>
        <w:t xml:space="preserve"> and which strategy is the least risky. This is</w:t>
      </w:r>
      <w:r w:rsidR="00126D58">
        <w:rPr>
          <w:rFonts w:cs="Times New Roman"/>
        </w:rPr>
        <w:t xml:space="preserve"> especially </w:t>
      </w:r>
      <w:r w:rsidR="007B019E">
        <w:rPr>
          <w:rFonts w:cs="Times New Roman"/>
        </w:rPr>
        <w:t xml:space="preserve">important </w:t>
      </w:r>
      <w:r w:rsidR="00126D58">
        <w:rPr>
          <w:rFonts w:cs="Times New Roman"/>
        </w:rPr>
        <w:t xml:space="preserve">in the </w:t>
      </w:r>
      <w:r w:rsidR="00DC663E">
        <w:rPr>
          <w:rFonts w:cs="Times New Roman"/>
        </w:rPr>
        <w:t xml:space="preserve">Middle </w:t>
      </w:r>
      <w:r w:rsidR="00A8456D">
        <w:rPr>
          <w:rFonts w:cs="Times New Roman"/>
        </w:rPr>
        <w:t>IGP where farmers appear to have more flexibility to achieve comparable outcomes</w:t>
      </w:r>
      <w:r w:rsidR="00126D58">
        <w:rPr>
          <w:rFonts w:cs="Times New Roman"/>
        </w:rPr>
        <w:t xml:space="preserve"> with several planting strategies</w:t>
      </w:r>
      <w:r w:rsidR="00A8456D">
        <w:rPr>
          <w:rFonts w:cs="Times New Roman"/>
        </w:rPr>
        <w:t>.</w:t>
      </w:r>
    </w:p>
    <w:p w14:paraId="701AB4BA" w14:textId="09381BB8" w:rsidR="008D27C7" w:rsidRDefault="008F2406">
      <w:pPr>
        <w:jc w:val="both"/>
        <w:rPr>
          <w:rFonts w:cs="Times New Roman"/>
        </w:rPr>
      </w:pPr>
      <w:r>
        <w:rPr>
          <w:rFonts w:cs="Times New Roman"/>
        </w:rPr>
        <w:t xml:space="preserve">SIGNIFICANCE: </w:t>
      </w:r>
      <w:r w:rsidR="00A8456D">
        <w:rPr>
          <w:rFonts w:cs="Times New Roman"/>
        </w:rPr>
        <w:t xml:space="preserve">In conclusion, </w:t>
      </w:r>
      <w:ins w:id="32" w:author="MKONDIWA, Maxwell (CIMMYT-India)" w:date="2024-05-14T10:52:00Z" w16du:dateUtc="2024-05-14T05:22:00Z">
        <w:r w:rsidR="00921D08">
          <w:rPr>
            <w:rFonts w:cs="Times New Roman"/>
          </w:rPr>
          <w:t>the proposed</w:t>
        </w:r>
      </w:ins>
      <w:del w:id="33" w:author="MKONDIWA, Maxwell (CIMMYT-India)" w:date="2024-05-14T10:52:00Z" w16du:dateUtc="2024-05-14T05:22:00Z">
        <w:r w:rsidR="00A8456D" w:rsidDel="00921D08">
          <w:rPr>
            <w:rFonts w:cs="Times New Roman"/>
          </w:rPr>
          <w:delText>our</w:delText>
        </w:r>
      </w:del>
      <w:r w:rsidR="00A8456D">
        <w:rPr>
          <w:rFonts w:cs="Times New Roman"/>
        </w:rPr>
        <w:t xml:space="preserve"> approach provides a useful</w:t>
      </w:r>
      <w:r w:rsidR="00DC663E">
        <w:rPr>
          <w:rFonts w:cs="Times New Roman"/>
        </w:rPr>
        <w:t xml:space="preserve"> and novel</w:t>
      </w:r>
      <w:r w:rsidR="00A8456D">
        <w:rPr>
          <w:rFonts w:cs="Times New Roman"/>
        </w:rPr>
        <w:t xml:space="preserve"> tool for comparing different agronomic climate adaptation strategies from an economic risk perspective in a spatial framework.</w:t>
      </w:r>
    </w:p>
    <w:p w14:paraId="4ADBD681" w14:textId="77777777" w:rsidR="008F2406" w:rsidRDefault="008F2406">
      <w:pPr>
        <w:spacing w:line="259" w:lineRule="auto"/>
        <w:rPr>
          <w:rFonts w:eastAsiaTheme="majorEastAsia" w:cstheme="majorBidi"/>
          <w:b/>
          <w:sz w:val="24"/>
          <w:szCs w:val="32"/>
        </w:rPr>
      </w:pPr>
      <w:r>
        <w:br w:type="page"/>
      </w:r>
    </w:p>
    <w:p w14:paraId="585CA553" w14:textId="0CEBBDC5" w:rsidR="008D27C7" w:rsidRDefault="008D27C7" w:rsidP="003A6789">
      <w:pPr>
        <w:pStyle w:val="Heading1"/>
      </w:pPr>
      <w:r>
        <w:lastRenderedPageBreak/>
        <w:t>Graphical Abstract</w:t>
      </w:r>
    </w:p>
    <w:p w14:paraId="0A93EC5E" w14:textId="43B454EF" w:rsidR="008D27C7" w:rsidRDefault="008D27C7" w:rsidP="003A6789">
      <w:pPr>
        <w:pStyle w:val="Heading1"/>
      </w:pPr>
    </w:p>
    <w:p w14:paraId="1F6E7071" w14:textId="3828155A" w:rsidR="003A6789" w:rsidRPr="003A6789" w:rsidRDefault="003936F3" w:rsidP="00D5110A">
      <w:r w:rsidRPr="003936F3">
        <w:rPr>
          <w:noProof/>
        </w:rPr>
        <w:drawing>
          <wp:inline distT="0" distB="0" distL="0" distR="0" wp14:anchorId="74C7FBBA" wp14:editId="0571B149">
            <wp:extent cx="5731359" cy="3951515"/>
            <wp:effectExtent l="0" t="0" r="3175" b="0"/>
            <wp:docPr id="75948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3997" name=""/>
                    <pic:cNvPicPr/>
                  </pic:nvPicPr>
                  <pic:blipFill>
                    <a:blip r:embed="rId8"/>
                    <a:stretch>
                      <a:fillRect/>
                    </a:stretch>
                  </pic:blipFill>
                  <pic:spPr>
                    <a:xfrm>
                      <a:off x="0" y="0"/>
                      <a:ext cx="5779919" cy="3984995"/>
                    </a:xfrm>
                    <a:prstGeom prst="rect">
                      <a:avLst/>
                    </a:prstGeom>
                  </pic:spPr>
                </pic:pic>
              </a:graphicData>
            </a:graphic>
          </wp:inline>
        </w:drawing>
      </w:r>
    </w:p>
    <w:p w14:paraId="2F59FB5B" w14:textId="77777777" w:rsidR="008D27C7" w:rsidRDefault="008D27C7" w:rsidP="008D27C7">
      <w:pPr>
        <w:jc w:val="both"/>
        <w:rPr>
          <w:rFonts w:cs="Times New Roman"/>
          <w:b/>
          <w:bCs/>
        </w:rPr>
      </w:pPr>
    </w:p>
    <w:p w14:paraId="375E58DD" w14:textId="2A022534" w:rsidR="00126D58" w:rsidRPr="00B03562" w:rsidRDefault="008D27C7" w:rsidP="00B03562">
      <w:pPr>
        <w:jc w:val="both"/>
        <w:rPr>
          <w:rFonts w:cs="Times New Roman"/>
        </w:rPr>
      </w:pPr>
      <w:r w:rsidRPr="00450E8D">
        <w:rPr>
          <w:rFonts w:cs="Times New Roman"/>
          <w:b/>
          <w:bCs/>
        </w:rPr>
        <w:t>Keywords:</w:t>
      </w:r>
      <w:r>
        <w:rPr>
          <w:rFonts w:cs="Times New Roman"/>
          <w:b/>
          <w:bCs/>
        </w:rPr>
        <w:t xml:space="preserve"> </w:t>
      </w:r>
      <w:r w:rsidRPr="00450E8D">
        <w:rPr>
          <w:rFonts w:cs="Times New Roman"/>
          <w:b/>
          <w:bCs/>
        </w:rPr>
        <w:t xml:space="preserve"> </w:t>
      </w:r>
      <w:r>
        <w:rPr>
          <w:rFonts w:cs="Times New Roman"/>
        </w:rPr>
        <w:t>sustainable agriculture, spatial economics, climate resilience, irrigation, smallholder farmers</w:t>
      </w:r>
      <w:r w:rsidR="00126D58" w:rsidRPr="008D27C7">
        <w:rPr>
          <w:b/>
        </w:rPr>
        <w:br w:type="page"/>
      </w:r>
    </w:p>
    <w:p w14:paraId="2377D7B7" w14:textId="164F3F61" w:rsidR="00065074" w:rsidRPr="00256197" w:rsidRDefault="00872803" w:rsidP="003A6789">
      <w:pPr>
        <w:pStyle w:val="Heading1"/>
      </w:pPr>
      <w:r w:rsidRPr="00256197">
        <w:lastRenderedPageBreak/>
        <w:t>1.</w:t>
      </w:r>
      <w:r w:rsidR="001527A4" w:rsidRPr="00256197">
        <w:t xml:space="preserve"> </w:t>
      </w:r>
      <w:r w:rsidR="007D0CEF" w:rsidRPr="00256197">
        <w:t xml:space="preserve">Introduction </w:t>
      </w:r>
    </w:p>
    <w:p w14:paraId="5C30207C" w14:textId="77777777" w:rsidR="001E0DD1" w:rsidRDefault="002C2227" w:rsidP="00C97606">
      <w:pPr>
        <w:rPr>
          <w:ins w:id="34" w:author="MKONDIWA, Maxwell (CIMMYT-India)" w:date="2024-05-15T06:44:00Z" w16du:dateUtc="2024-05-15T01:14:00Z"/>
        </w:rPr>
      </w:pPr>
      <w:r>
        <w:rPr>
          <w:rFonts w:cs="Times New Roman"/>
        </w:rPr>
        <w:t>Climate change is predicted to have a largely negative impact on the agricultural systems of low</w:t>
      </w:r>
      <w:r w:rsidR="007B019E">
        <w:rPr>
          <w:rFonts w:cs="Times New Roman"/>
        </w:rPr>
        <w:t xml:space="preserve"> and middle </w:t>
      </w:r>
      <w:r>
        <w:rPr>
          <w:rFonts w:cs="Times New Roman"/>
        </w:rPr>
        <w:t>income countries</w:t>
      </w:r>
      <w:ins w:id="35" w:author="MKONDIWA, Maxwell (CIMMYT-India)" w:date="2024-05-13T20:28:00Z" w16du:dateUtc="2024-05-13T14:58:00Z">
        <w:r w:rsidR="008F217E">
          <w:rPr>
            <w:rFonts w:cs="Times New Roman"/>
          </w:rPr>
          <w:t xml:space="preserve"> (</w:t>
        </w:r>
      </w:ins>
      <w:del w:id="36" w:author="MKONDIWA, Maxwell (CIMMYT-India)" w:date="2024-05-13T20:29:00Z" w16du:dateUtc="2024-05-13T14:59:00Z">
        <w:r w:rsidDel="008F217E">
          <w:rPr>
            <w:rFonts w:cs="Times New Roman"/>
          </w:rPr>
          <w:delText xml:space="preserve"> </w:delText>
        </w:r>
      </w:del>
      <w:r w:rsidR="009F5123">
        <w:rPr>
          <w:rFonts w:cs="Times New Roman"/>
        </w:rPr>
        <w:fldChar w:fldCharType="begin"/>
      </w:r>
      <w:r w:rsidR="009F5123">
        <w:rPr>
          <w:rFonts w:cs="Times New Roman"/>
        </w:rPr>
        <w:instrText xml:space="preserve"> ADDIN EN.CITE &lt;EndNote&gt;&lt;Cite AuthorYear="1"&gt;&lt;Author&gt;IPCC&lt;/Author&gt;&lt;Year&gt;2022&lt;/Year&gt;&lt;RecNum&gt;7&lt;/RecNum&gt;&lt;DisplayText&gt;IPCC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rPr>
          <w:rFonts w:cs="Times New Roman"/>
        </w:rPr>
        <w:fldChar w:fldCharType="separate"/>
      </w:r>
      <w:r w:rsidR="009F5123">
        <w:rPr>
          <w:rFonts w:cs="Times New Roman"/>
          <w:noProof/>
        </w:rPr>
        <w:t>IPCC</w:t>
      </w:r>
      <w:ins w:id="37" w:author="MKONDIWA, Maxwell (CIMMYT-India)" w:date="2024-05-13T20:28:00Z" w16du:dateUtc="2024-05-13T14:58:00Z">
        <w:r w:rsidR="008F217E">
          <w:rPr>
            <w:rFonts w:cs="Times New Roman"/>
            <w:noProof/>
          </w:rPr>
          <w:t xml:space="preserve"> </w:t>
        </w:r>
      </w:ins>
      <w:del w:id="38" w:author="MKONDIWA, Maxwell (CIMMYT-India)" w:date="2024-05-13T20:28:00Z" w16du:dateUtc="2024-05-13T14:58:00Z">
        <w:r w:rsidR="009F5123" w:rsidDel="008F217E">
          <w:rPr>
            <w:rFonts w:cs="Times New Roman"/>
            <w:noProof/>
          </w:rPr>
          <w:delText xml:space="preserve"> (</w:delText>
        </w:r>
      </w:del>
      <w:r w:rsidR="009F5123">
        <w:rPr>
          <w:rFonts w:cs="Times New Roman"/>
          <w:noProof/>
        </w:rPr>
        <w:t>2022)</w:t>
      </w:r>
      <w:r w:rsidR="009F5123">
        <w:rPr>
          <w:rFonts w:cs="Times New Roman"/>
        </w:rPr>
        <w:fldChar w:fldCharType="end"/>
      </w:r>
      <w:r w:rsidR="009F5123">
        <w:rPr>
          <w:rFonts w:cs="Times New Roman"/>
        </w:rPr>
        <w:t xml:space="preserve">. </w:t>
      </w:r>
      <w:r w:rsidR="007F0990">
        <w:rPr>
          <w:rFonts w:cs="Times New Roman"/>
        </w:rPr>
        <w:t xml:space="preserve">To adapt, farmers and policy makers must choose between several competing agronomic response options. </w:t>
      </w:r>
      <w:ins w:id="39" w:author="MKONDIWA, Maxwell (CIMMYT-India)" w:date="2024-05-15T06:40:00Z" w16du:dateUtc="2024-05-15T01:10:00Z">
        <w:r w:rsidR="00C97606">
          <w:t>Deriving recommendations for rice planting in the rice-wheat cropping systems of the Indo-Gangetic Plains (IGP)</w:t>
        </w:r>
      </w:ins>
      <w:ins w:id="40" w:author="MKONDIWA, Maxwell (CIMMYT-India)" w:date="2024-05-15T06:43:00Z" w16du:dateUtc="2024-05-15T01:13:00Z">
        <w:r w:rsidR="0030516D">
          <w:t xml:space="preserve"> </w:t>
        </w:r>
      </w:ins>
      <w:ins w:id="41" w:author="MKONDIWA, Maxwell (CIMMYT-India)" w:date="2024-05-15T06:40:00Z" w16du:dateUtc="2024-05-15T01:10:00Z">
        <w:r w:rsidR="00C97606">
          <w:t>is a case in point. In the IGP, r</w:t>
        </w:r>
        <w:r w:rsidR="00C97606" w:rsidRPr="00450E8D">
          <w:t xml:space="preserve">ice is </w:t>
        </w:r>
        <w:r w:rsidR="00C97606">
          <w:t>planted</w:t>
        </w:r>
        <w:r w:rsidR="00C97606" w:rsidRPr="00450E8D">
          <w:t xml:space="preserve"> in the monsoon season from </w:t>
        </w:r>
        <w:r w:rsidR="00C97606">
          <w:t>June</w:t>
        </w:r>
        <w:r w:rsidR="00C97606" w:rsidRPr="00450E8D">
          <w:t xml:space="preserve"> to October (also called kharif) while wheat is grown as an irrigated crop in winter season from November to April (also called rabi). </w:t>
        </w:r>
        <w:r w:rsidR="00C97606">
          <w:t xml:space="preserve">Climate impacts on agricultural systems of the IGP are amongst the most severe globally </w:t>
        </w:r>
        <w:r w:rsidR="00C97606">
          <w:fldChar w:fldCharType="begin"/>
        </w:r>
        <w:r w:rsidR="00C97606">
          <w:instrText xml:space="preserve"> ADDIN EN.CITE &lt;EndNote&gt;&lt;Cite&gt;&lt;Author&gt;IPCC&lt;/Author&gt;&lt;Year&gt;2022&lt;/Year&gt;&lt;RecNum&gt;7&lt;/RecNum&gt;&lt;DisplayText&gt;(IPCC,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C97606">
          <w:fldChar w:fldCharType="separate"/>
        </w:r>
        <w:r w:rsidR="00C97606">
          <w:rPr>
            <w:noProof/>
          </w:rPr>
          <w:t>(IPCC, 2022)</w:t>
        </w:r>
        <w:r w:rsidR="00C97606">
          <w:fldChar w:fldCharType="end"/>
        </w:r>
        <w:r w:rsidR="00C97606">
          <w:t>, as, e.g.,</w:t>
        </w:r>
        <w:r w:rsidR="00C97606" w:rsidRPr="00B03562">
          <w:t xml:space="preserve"> late monsoon onse</w:t>
        </w:r>
        <w:r w:rsidR="00C97606">
          <w:t>ts delay</w:t>
        </w:r>
        <w:r w:rsidR="00C97606" w:rsidRPr="00B03562">
          <w:t xml:space="preserve"> rice sowing</w:t>
        </w:r>
        <w:r w:rsidR="00C97606">
          <w:t xml:space="preserve"> in the Eastern IGP and push wheat crops into periods of high</w:t>
        </w:r>
        <w:r w:rsidR="00C97606" w:rsidRPr="00B03562">
          <w:t xml:space="preserve"> terminal heat stress</w:t>
        </w:r>
        <w:r w:rsidR="00C97606">
          <w:t xml:space="preserve"> – while farmers in the Western IGP use free electricity to plant their rice crops early in the hot summer months and contribute to groundwater depletion. </w:t>
        </w:r>
      </w:ins>
    </w:p>
    <w:p w14:paraId="1FD82DC0" w14:textId="57AB3A65" w:rsidR="00C97606" w:rsidRDefault="00C97606" w:rsidP="00C97606">
      <w:pPr>
        <w:rPr>
          <w:ins w:id="42" w:author="MKONDIWA, Maxwell (CIMMYT-India)" w:date="2024-05-15T06:40:00Z" w16du:dateUtc="2024-05-15T01:10:00Z"/>
        </w:rPr>
      </w:pPr>
      <w:ins w:id="43" w:author="MKONDIWA, Maxwell (CIMMYT-India)" w:date="2024-05-15T06:40:00Z" w16du:dateUtc="2024-05-15T01:10:00Z">
        <w:r w:rsidRPr="00B03562">
          <w:t>Recent compelling evidence suggests that advancing the planting date of rice</w:t>
        </w:r>
        <w:r>
          <w:t xml:space="preserve"> to match the monsoon onset is a crucial</w:t>
        </w:r>
        <w:r w:rsidRPr="00B03562">
          <w:t xml:space="preserve"> adaptation option</w:t>
        </w:r>
        <w:r>
          <w:t xml:space="preserve"> for farmers in the Eastern IGP – and might help to alleviate groundwater depletion in the Western IGP </w:t>
        </w:r>
        <w:r>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instrText xml:space="preserve"> ADDIN EN.CITE </w:instrText>
        </w:r>
        <w:r>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instrText xml:space="preserve"> ADDIN EN.CITE.DATA </w:instrText>
        </w:r>
        <w:r>
          <w:fldChar w:fldCharType="end"/>
        </w:r>
        <w:r>
          <w:fldChar w:fldCharType="separate"/>
        </w:r>
        <w:r w:rsidRPr="006A4B87">
          <w:rPr>
            <w:noProof/>
            <w:color w:val="2F5496" w:themeColor="accent1" w:themeShade="BF"/>
          </w:rPr>
          <w:t>( Newport et al., 2020; Urfels et al., 2021; Urfels et al., 2022; Wang et al., 2022</w:t>
        </w:r>
        <w:r>
          <w:rPr>
            <w:noProof/>
          </w:rPr>
          <w:t>; Ishtiaque et al., 2022; McDonald et al., 2022; Montes et al., 2023)</w:t>
        </w:r>
        <w:r>
          <w:fldChar w:fldCharType="end"/>
        </w:r>
        <w:r>
          <w:t>. To test this hypothesis,</w:t>
        </w:r>
        <w:r w:rsidRPr="00B03562">
          <w:t xml:space="preserve"> </w:t>
        </w:r>
        <w:proofErr w:type="spellStart"/>
        <w:r w:rsidRPr="00B03562">
          <w:t>Urfels</w:t>
        </w:r>
        <w:proofErr w:type="spellEnd"/>
        <w:r w:rsidRPr="00B03562">
          <w:t xml:space="preserve"> et al (2022) and</w:t>
        </w:r>
        <w:r>
          <w:t xml:space="preserve"> subsequently, working with the same datasets,</w:t>
        </w:r>
        <w:r w:rsidRPr="00B03562">
          <w:t xml:space="preserve"> Montes et al (202</w:t>
        </w:r>
        <w:r>
          <w:t>3</w:t>
        </w:r>
        <w:r w:rsidRPr="00B03562">
          <w:t xml:space="preserve">) </w:t>
        </w:r>
        <w:r>
          <w:t>use</w:t>
        </w:r>
        <w:r w:rsidRPr="00450E8D">
          <w:t xml:space="preserve"> gridded crop simulations for the Indo-Gangetic </w:t>
        </w:r>
        <w:r>
          <w:t>P</w:t>
        </w:r>
        <w:r w:rsidRPr="00450E8D">
          <w:t>lains</w:t>
        </w:r>
        <w:r w:rsidRPr="00EB6DCE">
          <w:t xml:space="preserve"> </w:t>
        </w:r>
        <w:r>
          <w:t xml:space="preserve">to investigate </w:t>
        </w:r>
        <w:r w:rsidRPr="00B03562">
          <w:t xml:space="preserve">the impact of different rice planting strategies (combining sowing dates, variety duration and irrigation) on system level productivity, resilience, and environmental benefits. </w:t>
        </w:r>
        <w:r>
          <w:t xml:space="preserve"> However, most farmers are risk-averse and not only interested in long-term profit maximization and yield outcomes </w:t>
        </w:r>
        <w:r>
          <w:fldChar w:fldCharType="begin"/>
        </w:r>
        <w:r>
          <w:instrText xml:space="preserve"> ADDIN EN.CITE &lt;EndNote&gt;&lt;Cite&gt;&lt;Author&gt;Ruzzante&lt;/Author&gt;&lt;Year&gt;2021&lt;/Year&gt;&lt;RecNum&gt;4&lt;/RecNum&gt;&lt;DisplayText&gt;(Ruzzante, Labarta, &amp;amp; Bilton,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fldChar w:fldCharType="separate"/>
        </w:r>
        <w:r>
          <w:rPr>
            <w:noProof/>
          </w:rPr>
          <w:t>(Ruzzante et al 2021)</w:t>
        </w:r>
        <w:r>
          <w:fldChar w:fldCharType="end"/>
        </w:r>
        <w:r>
          <w:t>. It is thus important to consider economic risks and not just average yield and yield variability when evaluating agronomic adaptation strategies. For example, r</w:t>
        </w:r>
        <w:r w:rsidRPr="00450E8D">
          <w:t xml:space="preserve">ecent studies </w:t>
        </w:r>
        <w:r>
          <w:t xml:space="preserve">by </w:t>
        </w:r>
        <w:r>
          <w:fldChar w:fldCharType="begin"/>
        </w:r>
        <w:r>
          <w:instrText xml:space="preserve"> ADDIN EN.CITE &lt;EndNote&gt;&lt;Cite AuthorYear="1"&gt;&lt;Author&gt;Hurley&lt;/Author&gt;&lt;Year&gt;2018&lt;/Year&gt;&lt;RecNum&gt;16&lt;/RecNum&gt;&lt;DisplayText&gt;Hurley, Koo and Tesfaye (2018); Suri (2011)&lt;/DisplayText&gt;&lt;record&gt;&lt;rec-number&gt;16&lt;/rec-number&gt;&lt;foreign-keys&gt;&lt;key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Cite AuthorYear="1"&gt;&lt;Author&gt;Suri&lt;/Author&gt;&lt;Year&gt;2011&lt;/Year&gt;&lt;RecNum&gt;17&lt;/RecNum&gt;&lt;record&gt;&lt;rec-number&gt;17&lt;/rec-number&gt;&lt;foreign-keys&gt;&lt;key app="EN" db-id="x2spr2203vv0rxezzvzxvftcr0vvxept9tas" timestamp="1697117690"&gt;17&lt;/key&gt;&lt;/foreign-keys&gt;&lt;ref-type name="Journal Article"&gt;17&lt;/ref-type&gt;&lt;contributors&gt;&lt;authors&gt;&lt;author&gt;Suri, Tavneet&lt;/author&gt;&lt;/authors&gt;&lt;/contributors&gt;&lt;titles&gt;&lt;title&gt;Selection and Comparative Advantage in Technology Adoption&lt;/title&gt;&lt;secondary-title&gt;Econometrica&lt;/secondary-title&gt;&lt;/titles&gt;&lt;periodical&gt;&lt;full-title&gt;Econometrica&lt;/full-title&gt;&lt;/periodical&gt;&lt;pages&gt;159-209&lt;/pages&gt;&lt;volume&gt;79&lt;/volume&gt;&lt;number&gt;1&lt;/number&gt;&lt;dates&gt;&lt;year&gt;2011&lt;/year&gt;&lt;/dates&gt;&lt;isbn&gt;0012-9682&lt;/isbn&gt;&lt;urls&gt;&lt;related-urls&gt;&lt;url&gt;https://onlinelibrary.wiley.com/doi/abs/10.3982/ECTA7749&lt;/url&gt;&lt;/related-urls&gt;&lt;/urls&gt;&lt;electronic-resource-num&gt;https://doi.org/10.3982/ECTA7749&lt;/electronic-resource-num&gt;&lt;/record&gt;&lt;/Cite&gt;&lt;/EndNote&gt;</w:instrText>
        </w:r>
        <w:r>
          <w:fldChar w:fldCharType="separate"/>
        </w:r>
        <w:r>
          <w:rPr>
            <w:noProof/>
          </w:rPr>
          <w:t>Hurley et al (2018) and Suri (2011)</w:t>
        </w:r>
        <w:r>
          <w:fldChar w:fldCharType="end"/>
        </w:r>
        <w:r>
          <w:t xml:space="preserve"> </w:t>
        </w:r>
        <w:r w:rsidRPr="00450E8D">
          <w:t xml:space="preserve">have shown that </w:t>
        </w:r>
        <w:r>
          <w:t>year to year variation</w:t>
        </w:r>
        <w:r w:rsidRPr="00450E8D">
          <w:t xml:space="preserve"> in </w:t>
        </w:r>
        <w:r>
          <w:t xml:space="preserve">economic </w:t>
        </w:r>
        <w:r w:rsidRPr="00450E8D">
          <w:t xml:space="preserve">returns to </w:t>
        </w:r>
        <w:r>
          <w:t>adopting technologies</w:t>
        </w:r>
        <w:r w:rsidRPr="00450E8D">
          <w:t xml:space="preserve"> </w:t>
        </w:r>
        <w:r>
          <w:t>can</w:t>
        </w:r>
        <w:r w:rsidRPr="00450E8D">
          <w:t xml:space="preserve"> result in </w:t>
        </w:r>
        <w:r>
          <w:t>lower</w:t>
        </w:r>
        <w:r w:rsidRPr="00450E8D">
          <w:t xml:space="preserve"> </w:t>
        </w:r>
        <w:r>
          <w:t xml:space="preserve">levels </w:t>
        </w:r>
        <w:r w:rsidRPr="00450E8D">
          <w:t>of adoption of</w:t>
        </w:r>
        <w:r>
          <w:t xml:space="preserve"> generally</w:t>
        </w:r>
        <w:r w:rsidRPr="00450E8D">
          <w:t xml:space="preserve"> profitable agricultural innovations</w:t>
        </w:r>
        <w:r>
          <w:t xml:space="preserve"> – but approaches for evaluation agronomic strategies from a risk perspective remain scarce.</w:t>
        </w:r>
      </w:ins>
      <w:ins w:id="44" w:author="MKONDIWA, Maxwell (CIMMYT-India)" w:date="2024-05-15T06:45:00Z" w16du:dateUtc="2024-05-15T01:15:00Z">
        <w:r w:rsidR="00517FA6">
          <w:t xml:space="preserve"> </w:t>
        </w:r>
        <w:r w:rsidR="00517FA6">
          <w:rPr>
            <w:rFonts w:cs="Times New Roman"/>
          </w:rPr>
          <w:t>The main aim of this paper is to develop a framework of managing climatic risk by making partially climate risk proof (or robust) recommendations on rice sowing strategies in the IGP using evidence from crop growth models.</w:t>
        </w:r>
      </w:ins>
    </w:p>
    <w:p w14:paraId="12CEF685" w14:textId="020921C7" w:rsidR="00D10564" w:rsidRDefault="007F0990" w:rsidP="00441B99">
      <w:pPr>
        <w:jc w:val="both"/>
        <w:rPr>
          <w:rFonts w:cs="Times New Roman"/>
        </w:rPr>
      </w:pPr>
      <w:r>
        <w:rPr>
          <w:rFonts w:cs="Times New Roman"/>
        </w:rPr>
        <w:t>Researchers usually evaluate these options based on average yield levels, water use, and income across years with varying weather conditions and provide subsequent recommendations</w:t>
      </w:r>
      <w:r w:rsidR="007B019E">
        <w:rPr>
          <w:rFonts w:cs="Times New Roman"/>
        </w:rPr>
        <w:t xml:space="preserve"> </w: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 </w:instrTex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(Kakraliya et al., 2018; Tesfaye et al., 2019)</w:t>
      </w:r>
      <w:r w:rsidR="007B019E">
        <w:rPr>
          <w:rFonts w:cs="Times New Roman"/>
        </w:rPr>
        <w:fldChar w:fldCharType="end"/>
      </w:r>
      <w:r>
        <w:rPr>
          <w:rFonts w:cs="Times New Roman"/>
        </w:rPr>
        <w:t>.</w:t>
      </w:r>
      <w:r w:rsidR="002372F9">
        <w:rPr>
          <w:rFonts w:cs="Times New Roman"/>
        </w:rPr>
        <w:t xml:space="preserve"> </w:t>
      </w:r>
      <w:r>
        <w:rPr>
          <w:rFonts w:cs="Times New Roman"/>
        </w:rPr>
        <w:t>However, comparing these different indicators and assessing acceptable levels of variability is not straightforward resulting in recommendations based</w:t>
      </w:r>
      <w:r w:rsidR="00D10564">
        <w:rPr>
          <w:rFonts w:cs="Times New Roman"/>
        </w:rPr>
        <w:t xml:space="preserve"> on </w:t>
      </w:r>
      <w:r>
        <w:rPr>
          <w:rFonts w:cs="Times New Roman"/>
        </w:rPr>
        <w:t>qualitative expert judgement</w:t>
      </w:r>
      <w:r w:rsidR="00D10564">
        <w:rPr>
          <w:rFonts w:cs="Times New Roman"/>
        </w:rPr>
        <w:t xml:space="preserve"> and mean comparisons that disregard downside risks</w:t>
      </w:r>
      <w:r>
        <w:rPr>
          <w:rFonts w:cs="Times New Roman"/>
        </w:rPr>
        <w:t>.</w:t>
      </w:r>
      <w:r w:rsidR="00D10564">
        <w:rPr>
          <w:rFonts w:cs="Times New Roman"/>
        </w:rPr>
        <w:t xml:space="preserve"> Using means for evaluati</w:t>
      </w:r>
      <w:ins w:id="45" w:author="MKONDIWA, Maxwell (CIMMYT-India)" w:date="2024-05-14T10:55:00Z" w16du:dateUtc="2024-05-14T05:25:00Z">
        <w:r w:rsidR="004953B2">
          <w:rPr>
            <w:rFonts w:cs="Times New Roman"/>
          </w:rPr>
          <w:t>on of</w:t>
        </w:r>
      </w:ins>
      <w:del w:id="46" w:author="MKONDIWA, Maxwell (CIMMYT-India)" w:date="2024-05-14T10:55:00Z" w16du:dateUtc="2024-05-14T05:25:00Z">
        <w:r w:rsidR="00D10564" w:rsidDel="00041058">
          <w:rPr>
            <w:rFonts w:cs="Times New Roman"/>
          </w:rPr>
          <w:delText>on</w:delText>
        </w:r>
      </w:del>
      <w:r w:rsidR="00D10564">
        <w:rPr>
          <w:rFonts w:cs="Times New Roman"/>
        </w:rPr>
        <w:t xml:space="preserve"> agronomic response options is especially inadequate for</w:t>
      </w:r>
      <w:r>
        <w:rPr>
          <w:rFonts w:cs="Times New Roman"/>
        </w:rPr>
        <w:t xml:space="preserve"> </w:t>
      </w:r>
      <w:r w:rsidR="002372F9">
        <w:rPr>
          <w:rFonts w:cs="Times New Roman"/>
        </w:rPr>
        <w:t>risk</w:t>
      </w:r>
      <w:ins w:id="47" w:author="MKONDIWA, Maxwell (CIMMYT-India)" w:date="2024-05-13T22:13:00Z" w16du:dateUtc="2024-05-13T16:43:00Z">
        <w:r w:rsidR="00E66EC6">
          <w:rPr>
            <w:rFonts w:cs="Times New Roman"/>
          </w:rPr>
          <w:t>-</w:t>
        </w:r>
      </w:ins>
      <w:del w:id="48" w:author="MKONDIWA, Maxwell (CIMMYT-India)" w:date="2024-05-13T22:13:00Z" w16du:dateUtc="2024-05-13T16:43:00Z">
        <w:r w:rsidR="002372F9" w:rsidDel="00E66EC6">
          <w:rPr>
            <w:rFonts w:cs="Times New Roman"/>
          </w:rPr>
          <w:delText xml:space="preserve"> </w:delText>
        </w:r>
      </w:del>
      <w:r w:rsidR="002372F9">
        <w:rPr>
          <w:rFonts w:cs="Times New Roman"/>
        </w:rPr>
        <w:t>averse smallholder farmers that seek to minimize any losses they may have to incur</w:t>
      </w:r>
      <w:r w:rsidR="007B019E">
        <w:rPr>
          <w:rFonts w:cs="Times New Roman"/>
        </w:rPr>
        <w:t xml:space="preserve"> </w:t>
      </w:r>
      <w:r w:rsidR="007B019E">
        <w:rPr>
          <w:rFonts w:cs="Times New Roman"/>
        </w:rPr>
        <w:fldChar w:fldCharType="begin"/>
      </w:r>
      <w:r w:rsidR="006E2621">
        <w:rPr>
          <w:rFonts w:cs="Times New Roman"/>
        </w:rPr>
        <w:instrText xml:space="preserve"> ADDIN EN.CITE &lt;EndNote&gt;&lt;Cite&gt;&lt;Author&gt;Ruzzante&lt;/Author&gt;&lt;Year&gt;2021&lt;/Year&gt;&lt;RecNum&gt;4&lt;/RecNum&gt;&lt;DisplayText&gt;(Ruzzante, Labarta, &amp;amp; Bilton,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rPr>
          <w:rFonts w:cs="Times New Roman"/>
        </w:rPr>
        <w:fldChar w:fldCharType="separate"/>
      </w:r>
      <w:r w:rsidR="006E2621">
        <w:rPr>
          <w:rFonts w:cs="Times New Roman"/>
          <w:noProof/>
        </w:rPr>
        <w:t>(Ruzzante</w:t>
      </w:r>
      <w:ins w:id="49" w:author="MKONDIWA, Maxwell (CIMMYT-India)" w:date="2024-05-13T20:26:00Z" w16du:dateUtc="2024-05-13T14:56:00Z">
        <w:r w:rsidR="00377595">
          <w:rPr>
            <w:rFonts w:cs="Times New Roman"/>
            <w:noProof/>
          </w:rPr>
          <w:t xml:space="preserve"> et al</w:t>
        </w:r>
      </w:ins>
      <w:del w:id="50" w:author="MKONDIWA, Maxwell (CIMMYT-India)" w:date="2024-05-13T20:26:00Z" w16du:dateUtc="2024-05-13T14:56:00Z">
        <w:r w:rsidR="006E2621" w:rsidDel="00377595">
          <w:rPr>
            <w:rFonts w:cs="Times New Roman"/>
            <w:noProof/>
          </w:rPr>
          <w:delText>, Labarta, &amp; Bilton,</w:delText>
        </w:r>
      </w:del>
      <w:r w:rsidR="006E2621">
        <w:rPr>
          <w:rFonts w:cs="Times New Roman"/>
          <w:noProof/>
        </w:rPr>
        <w:t xml:space="preserve"> 2021)</w:t>
      </w:r>
      <w:r w:rsidR="007B019E">
        <w:rPr>
          <w:rFonts w:cs="Times New Roman"/>
        </w:rPr>
        <w:fldChar w:fldCharType="end"/>
      </w:r>
      <w:r w:rsidR="002372F9">
        <w:rPr>
          <w:rFonts w:cs="Times New Roman"/>
        </w:rPr>
        <w:t xml:space="preserve">. How, for example, shall one evaluate an adaptation strategy that, across several years, has been shown to require an average </w:t>
      </w:r>
      <w:proofErr w:type="gramStart"/>
      <w:r w:rsidR="002372F9">
        <w:rPr>
          <w:rFonts w:cs="Times New Roman"/>
        </w:rPr>
        <w:t>of  50</w:t>
      </w:r>
      <w:proofErr w:type="gramEnd"/>
      <w:r w:rsidR="002372F9">
        <w:rPr>
          <w:rFonts w:cs="Times New Roman"/>
        </w:rPr>
        <w:t>mm additional water use to gain 300 kg of yield, 10% more income and increase yield variability by 5%?</w:t>
      </w:r>
      <w:r w:rsidR="008F5DEE">
        <w:rPr>
          <w:rFonts w:cs="Times New Roman"/>
        </w:rPr>
        <w:t xml:space="preserve"> </w:t>
      </w:r>
      <w:del w:id="51" w:author="MKONDIWA, Maxwell (CIMMYT-India)" w:date="2024-05-15T06:45:00Z" w16du:dateUtc="2024-05-15T01:15:00Z">
        <w:r w:rsidR="008F5DEE" w:rsidDel="00454C94">
          <w:rPr>
            <w:rFonts w:cs="Times New Roman"/>
          </w:rPr>
          <w:delText xml:space="preserve">The main aim of this paper is to </w:delText>
        </w:r>
        <w:r w:rsidR="00E45309" w:rsidDel="00454C94">
          <w:rPr>
            <w:rFonts w:cs="Times New Roman"/>
          </w:rPr>
          <w:delText xml:space="preserve">develop </w:delText>
        </w:r>
        <w:r w:rsidR="00867659" w:rsidDel="00454C94">
          <w:rPr>
            <w:rFonts w:cs="Times New Roman"/>
          </w:rPr>
          <w:delText>a</w:delText>
        </w:r>
      </w:del>
      <w:del w:id="52" w:author="MKONDIWA, Maxwell (CIMMYT-India)" w:date="2024-05-14T10:58:00Z" w16du:dateUtc="2024-05-14T05:28:00Z">
        <w:r w:rsidR="00867659" w:rsidDel="009237BC">
          <w:rPr>
            <w:rFonts w:cs="Times New Roman"/>
          </w:rPr>
          <w:delText xml:space="preserve"> c</w:delText>
        </w:r>
      </w:del>
      <w:del w:id="53" w:author="MKONDIWA, Maxwell (CIMMYT-India)" w:date="2024-05-15T06:45:00Z" w16du:dateUtc="2024-05-15T01:15:00Z">
        <w:r w:rsidR="00867659" w:rsidDel="00454C94">
          <w:rPr>
            <w:rFonts w:cs="Times New Roman"/>
          </w:rPr>
          <w:delText xml:space="preserve">limatic risk </w:delText>
        </w:r>
      </w:del>
      <w:del w:id="54" w:author="MKONDIWA, Maxwell (CIMMYT-India)" w:date="2024-05-14T10:58:00Z" w16du:dateUtc="2024-05-14T05:28:00Z">
        <w:r w:rsidR="00FE10E7" w:rsidDel="009237BC">
          <w:rPr>
            <w:rFonts w:cs="Times New Roman"/>
          </w:rPr>
          <w:delText>proofing framework for</w:delText>
        </w:r>
      </w:del>
      <w:del w:id="55" w:author="MKONDIWA, Maxwell (CIMMYT-India)" w:date="2024-05-15T06:45:00Z" w16du:dateUtc="2024-05-15T01:15:00Z">
        <w:r w:rsidR="00FE10E7" w:rsidDel="00454C94">
          <w:rPr>
            <w:rFonts w:cs="Times New Roman"/>
          </w:rPr>
          <w:delText xml:space="preserve"> making</w:delText>
        </w:r>
        <w:r w:rsidR="00812AF3" w:rsidDel="00454C94">
          <w:rPr>
            <w:rFonts w:cs="Times New Roman"/>
          </w:rPr>
          <w:delText xml:space="preserve"> recommendations on rice sowing strategies in the IGP using evidence from </w:delText>
        </w:r>
        <w:r w:rsidR="00867659" w:rsidDel="00454C94">
          <w:rPr>
            <w:rFonts w:cs="Times New Roman"/>
          </w:rPr>
          <w:delText xml:space="preserve">crop growth models. </w:delText>
        </w:r>
      </w:del>
    </w:p>
    <w:p w14:paraId="697012C3" w14:textId="1504C9ED" w:rsidR="00D10564" w:rsidDel="00C97606" w:rsidRDefault="002372F9" w:rsidP="00B03562">
      <w:pPr>
        <w:rPr>
          <w:del w:id="56" w:author="MKONDIWA, Maxwell (CIMMYT-India)" w:date="2024-05-15T06:40:00Z" w16du:dateUtc="2024-05-15T01:10:00Z"/>
        </w:rPr>
      </w:pPr>
      <w:del w:id="57" w:author="MKONDIWA, Maxwell (CIMMYT-India)" w:date="2024-05-15T06:40:00Z" w16du:dateUtc="2024-05-15T01:10:00Z">
        <w:r w:rsidDel="00C97606">
          <w:lastRenderedPageBreak/>
          <w:delText>Deriving recommendations for rice planting in the rice-wheat cropping systems of the Indo-Gangetic Plains (IGP) is a case in point. In the IGP, r</w:delText>
        </w:r>
        <w:r w:rsidRPr="00450E8D" w:rsidDel="00C97606">
          <w:delText xml:space="preserve">ice is </w:delText>
        </w:r>
        <w:r w:rsidDel="00C97606">
          <w:delText>planted</w:delText>
        </w:r>
        <w:r w:rsidRPr="00450E8D" w:rsidDel="00C97606">
          <w:delText xml:space="preserve"> in the monsoon season from </w:delText>
        </w:r>
        <w:r w:rsidDel="00C97606">
          <w:delText>June</w:delText>
        </w:r>
        <w:r w:rsidRPr="00450E8D" w:rsidDel="00C97606">
          <w:delText xml:space="preserve"> to October (also called kharif) while wheat is grown as an irrigated crop in winter season from November to April (also called rabi). </w:delText>
        </w:r>
        <w:r w:rsidDel="00C97606">
          <w:delText>Climate impacts on agricultural systems of the IGP are amongst t</w:delText>
        </w:r>
        <w:r w:rsidR="00EB6DCE" w:rsidDel="00C97606">
          <w:delText>he</w:delText>
        </w:r>
        <w:r w:rsidDel="00C97606">
          <w:delText xml:space="preserve"> most severe globally </w:delText>
        </w:r>
        <w:r w:rsidR="009F5123" w:rsidDel="00C97606">
          <w:fldChar w:fldCharType="begin"/>
        </w:r>
        <w:r w:rsidR="009F5123" w:rsidDel="00C97606">
          <w:delInstrText xml:space="preserve"> ADDIN EN.CITE &lt;EndNote&gt;&lt;Cite&gt;&lt;Author&gt;IPCC&lt;/Author&gt;&lt;Year&gt;2022&lt;/Year&gt;&lt;RecNum&gt;7&lt;/RecNum&gt;&lt;DisplayText&gt;(IPCC,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delInstrText>
        </w:r>
        <w:r w:rsidR="009F5123" w:rsidDel="00C97606">
          <w:fldChar w:fldCharType="separate"/>
        </w:r>
        <w:r w:rsidR="009F5123" w:rsidDel="00C97606">
          <w:rPr>
            <w:noProof/>
          </w:rPr>
          <w:delText>(IPCC, 2022)</w:delText>
        </w:r>
        <w:r w:rsidR="009F5123" w:rsidDel="00C97606">
          <w:fldChar w:fldCharType="end"/>
        </w:r>
        <w:r w:rsidR="009F5123" w:rsidDel="00C97606">
          <w:delText xml:space="preserve">, </w:delText>
        </w:r>
        <w:r w:rsidDel="00C97606">
          <w:delText>as</w:delText>
        </w:r>
        <w:r w:rsidR="00EB6DCE" w:rsidDel="00C97606">
          <w:delText>, e.g.,</w:delText>
        </w:r>
        <w:r w:rsidR="000E0D9B" w:rsidRPr="00B03562" w:rsidDel="00C97606">
          <w:delText xml:space="preserve"> late monsoon onse</w:delText>
        </w:r>
        <w:r w:rsidDel="00C97606">
          <w:delText>ts delay</w:delText>
        </w:r>
        <w:r w:rsidR="00BF0255" w:rsidRPr="00B03562" w:rsidDel="00C97606">
          <w:delText xml:space="preserve"> rice sowing</w:delText>
        </w:r>
        <w:r w:rsidDel="00C97606">
          <w:delText xml:space="preserve"> </w:delText>
        </w:r>
        <w:r w:rsidR="00EB6DCE" w:rsidDel="00C97606">
          <w:delText>in the Eastern IGP and push wheat crops into periods of high</w:delText>
        </w:r>
        <w:r w:rsidR="000E0D9B" w:rsidRPr="00B03562" w:rsidDel="00C97606">
          <w:delText xml:space="preserve"> terminal heat</w:delText>
        </w:r>
        <w:r w:rsidR="00BF0255" w:rsidRPr="00B03562" w:rsidDel="00C97606">
          <w:delText xml:space="preserve"> stress</w:delText>
        </w:r>
        <w:r w:rsidR="00EB6DCE" w:rsidDel="00C97606">
          <w:delText xml:space="preserve"> – while farmers in the Western IGP use free electricity to plant their rice crops early in the hot summer months and contribute</w:delText>
        </w:r>
        <w:r w:rsidR="004A7CBA" w:rsidDel="00C97606">
          <w:delText xml:space="preserve"> to</w:delText>
        </w:r>
        <w:r w:rsidR="00EB6DCE" w:rsidDel="00C97606">
          <w:delText xml:space="preserve"> groundwater depletion. </w:delText>
        </w:r>
        <w:r w:rsidR="0054652F" w:rsidRPr="00B03562" w:rsidDel="00C97606">
          <w:delText>Recent compelling evidence suggests that</w:delText>
        </w:r>
        <w:r w:rsidR="00FA618C" w:rsidRPr="00B03562" w:rsidDel="00C97606">
          <w:delText xml:space="preserve"> advancing the planting</w:delText>
        </w:r>
        <w:r w:rsidR="0036571A" w:rsidRPr="00B03562" w:rsidDel="00C97606">
          <w:delText xml:space="preserve"> date</w:delText>
        </w:r>
        <w:r w:rsidR="00FA618C" w:rsidRPr="00B03562" w:rsidDel="00C97606">
          <w:delText xml:space="preserve"> of rice</w:delText>
        </w:r>
        <w:r w:rsidR="00EB6DCE" w:rsidDel="00C97606">
          <w:delText xml:space="preserve"> to match the monsoon onset </w:delText>
        </w:r>
        <w:r w:rsidR="007B019E" w:rsidDel="00C97606">
          <w:delText>is a crucial</w:delText>
        </w:r>
        <w:r w:rsidR="00D17BA2" w:rsidRPr="00B03562" w:rsidDel="00C97606">
          <w:delText xml:space="preserve"> adaptation option</w:delText>
        </w:r>
        <w:r w:rsidR="00EB6DCE" w:rsidDel="00C97606">
          <w:delText xml:space="preserve"> for farmers in the Eastern IGP – and might help to alleviate groundwater depletion in the Western IGP</w:delText>
        </w:r>
        <w:r w:rsidR="009F5123" w:rsidDel="00C97606">
          <w:delText xml:space="preserve"> </w:delText>
        </w:r>
        <w:r w:rsidR="009F5123" w:rsidDel="00C97606">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rsidDel="00C97606">
          <w:delInstrText xml:space="preserve"> ADDIN EN.CITE </w:delInstrText>
        </w:r>
        <w:r w:rsidR="009F5123" w:rsidDel="00C97606">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rsidDel="00C97606">
          <w:delInstrText xml:space="preserve"> ADDIN EN.CITE.DATA </w:delInstrText>
        </w:r>
        <w:r w:rsidR="009F5123" w:rsidDel="00C97606">
          <w:fldChar w:fldCharType="end"/>
        </w:r>
        <w:r w:rsidR="009F5123" w:rsidDel="00C97606">
          <w:fldChar w:fldCharType="separate"/>
        </w:r>
        <w:r w:rsidR="009F5123" w:rsidRPr="002B19C0" w:rsidDel="00C97606">
          <w:rPr>
            <w:noProof/>
            <w:color w:val="2F5496" w:themeColor="accent1" w:themeShade="BF"/>
            <w:rPrChange w:id="58" w:author="MKONDIWA, Maxwell (CIMMYT-India)" w:date="2024-05-13T20:17:00Z" w16du:dateUtc="2024-05-13T14:47:00Z">
              <w:rPr>
                <w:noProof/>
              </w:rPr>
            </w:rPrChange>
          </w:rPr>
          <w:delText>(</w:delText>
        </w:r>
        <w:r w:rsidR="002B19C0" w:rsidRPr="002B19C0" w:rsidDel="00C97606">
          <w:rPr>
            <w:noProof/>
            <w:color w:val="2F5496" w:themeColor="accent1" w:themeShade="BF"/>
            <w:rPrChange w:id="59" w:author="MKONDIWA, Maxwell (CIMMYT-India)" w:date="2024-05-13T20:17:00Z" w16du:dateUtc="2024-05-13T14:47:00Z">
              <w:rPr>
                <w:noProof/>
              </w:rPr>
            </w:rPrChange>
          </w:rPr>
          <w:delText xml:space="preserve"> Newport et al., 2020; Urfels et al., 2021; Urfels et al., 2022; Wang et al., 2022</w:delText>
        </w:r>
        <w:r w:rsidR="002B19C0" w:rsidDel="00C97606">
          <w:rPr>
            <w:noProof/>
          </w:rPr>
          <w:delText xml:space="preserve">; </w:delText>
        </w:r>
        <w:r w:rsidR="009F5123" w:rsidDel="00C97606">
          <w:rPr>
            <w:noProof/>
          </w:rPr>
          <w:delText>Ishtiaque et al., 2022; McDonald et al., 2022; Montes et al., 2023</w:delText>
        </w:r>
      </w:del>
      <w:del w:id="60" w:author="MKONDIWA, Maxwell (CIMMYT-India)" w:date="2024-05-13T20:17:00Z" w16du:dateUtc="2024-05-13T14:47:00Z">
        <w:r w:rsidR="009F5123" w:rsidDel="00066BA7">
          <w:rPr>
            <w:noProof/>
          </w:rPr>
          <w:delText>;</w:delText>
        </w:r>
      </w:del>
      <w:del w:id="61" w:author="MKONDIWA, Maxwell (CIMMYT-India)" w:date="2024-05-15T06:40:00Z" w16du:dateUtc="2024-05-15T01:10:00Z">
        <w:r w:rsidR="009F5123" w:rsidDel="00C97606">
          <w:rPr>
            <w:noProof/>
          </w:rPr>
          <w:delText>)</w:delText>
        </w:r>
        <w:r w:rsidR="009F5123" w:rsidDel="00C97606">
          <w:fldChar w:fldCharType="end"/>
        </w:r>
        <w:r w:rsidR="00EB6DCE" w:rsidDel="00C97606">
          <w:delText>.</w:delText>
        </w:r>
        <w:r w:rsidR="00772407" w:rsidDel="00C97606">
          <w:delText xml:space="preserve"> </w:delText>
        </w:r>
        <w:r w:rsidR="00EB6DCE" w:rsidDel="00C97606">
          <w:delText>To test this hypothesis,</w:delText>
        </w:r>
        <w:r w:rsidR="00441B99" w:rsidRPr="00B03562" w:rsidDel="00C97606">
          <w:delText xml:space="preserve"> Urfels et al (2022) and</w:delText>
        </w:r>
        <w:r w:rsidR="005502F0" w:rsidDel="00C97606">
          <w:delText xml:space="preserve"> subsequently, working with the same datasets,</w:delText>
        </w:r>
        <w:r w:rsidR="00441B99" w:rsidRPr="00B03562" w:rsidDel="00C97606">
          <w:delText xml:space="preserve"> Montes et al (202</w:delText>
        </w:r>
        <w:r w:rsidR="006D3C70" w:rsidDel="00C97606">
          <w:delText>3</w:delText>
        </w:r>
        <w:r w:rsidR="00CD2132" w:rsidRPr="00B03562" w:rsidDel="00C97606">
          <w:delText xml:space="preserve">) </w:delText>
        </w:r>
        <w:r w:rsidR="00EB6DCE" w:rsidDel="00C97606">
          <w:delText>use</w:delText>
        </w:r>
        <w:r w:rsidR="00EB6DCE" w:rsidRPr="00450E8D" w:rsidDel="00C97606">
          <w:delText xml:space="preserve"> gridded crop simulations for the Indo-Gangetic </w:delText>
        </w:r>
        <w:r w:rsidR="00EB6DCE" w:rsidDel="00C97606">
          <w:delText>P</w:delText>
        </w:r>
        <w:r w:rsidR="00EB6DCE" w:rsidRPr="00450E8D" w:rsidDel="00C97606">
          <w:delText>lains</w:delText>
        </w:r>
        <w:r w:rsidR="00EB6DCE" w:rsidRPr="00EB6DCE" w:rsidDel="00C97606">
          <w:delText xml:space="preserve"> </w:delText>
        </w:r>
        <w:r w:rsidR="00EB6DCE" w:rsidDel="00C97606">
          <w:delText xml:space="preserve">to investigate </w:delText>
        </w:r>
        <w:r w:rsidR="00441B99" w:rsidRPr="00B03562" w:rsidDel="00C97606">
          <w:delText xml:space="preserve">the impact of different rice planting strategies </w:delText>
        </w:r>
        <w:r w:rsidR="00716A45" w:rsidRPr="00B03562" w:rsidDel="00C97606">
          <w:delText>(</w:delText>
        </w:r>
        <w:r w:rsidR="00051BED" w:rsidRPr="00B03562" w:rsidDel="00C97606">
          <w:delText xml:space="preserve">combining sowing dates, variety duration and irrigation) </w:delText>
        </w:r>
        <w:r w:rsidR="00441B99" w:rsidRPr="00B03562" w:rsidDel="00C97606">
          <w:delText xml:space="preserve">on system level productivity, resilience, and environmental benefits. </w:delText>
        </w:r>
        <w:r w:rsidR="00772407" w:rsidDel="00C97606">
          <w:delText xml:space="preserve"> However, most farmers are risk</w:delText>
        </w:r>
      </w:del>
      <w:del w:id="62" w:author="MKONDIWA, Maxwell (CIMMYT-India)" w:date="2024-05-13T22:14:00Z" w16du:dateUtc="2024-05-13T16:44:00Z">
        <w:r w:rsidR="00772407" w:rsidDel="00E66EC6">
          <w:delText xml:space="preserve"> </w:delText>
        </w:r>
      </w:del>
      <w:del w:id="63" w:author="MKONDIWA, Maxwell (CIMMYT-India)" w:date="2024-05-15T06:40:00Z" w16du:dateUtc="2024-05-15T01:10:00Z">
        <w:r w:rsidR="00772407" w:rsidDel="00C97606">
          <w:delText>averse and not only interested in long-term profit maximization and yield outcomes</w:delText>
        </w:r>
        <w:r w:rsidR="007B019E" w:rsidDel="00C97606">
          <w:delText xml:space="preserve"> </w:delText>
        </w:r>
        <w:r w:rsidR="007B019E" w:rsidDel="00C97606">
          <w:fldChar w:fldCharType="begin"/>
        </w:r>
        <w:r w:rsidR="006E2621" w:rsidDel="00C97606">
          <w:delInstrText xml:space="preserve"> ADDIN EN.CITE &lt;EndNote&gt;&lt;Cite&gt;&lt;Author&gt;Ruzzante&lt;/Author&gt;&lt;Year&gt;2021&lt;/Year&gt;&lt;RecNum&gt;4&lt;/RecNum&gt;&lt;DisplayText&gt;(Ruzzante, Labarta, &amp;amp; Bilton,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delInstrText>
        </w:r>
        <w:r w:rsidR="007B019E" w:rsidDel="00C97606">
          <w:fldChar w:fldCharType="separate"/>
        </w:r>
        <w:r w:rsidR="006E2621" w:rsidDel="00C97606">
          <w:rPr>
            <w:noProof/>
          </w:rPr>
          <w:delText>(Ruzzante</w:delText>
        </w:r>
      </w:del>
      <w:del w:id="64" w:author="MKONDIWA, Maxwell (CIMMYT-India)" w:date="2024-05-13T20:25:00Z" w16du:dateUtc="2024-05-13T14:55:00Z">
        <w:r w:rsidR="006E2621" w:rsidDel="00A724C2">
          <w:rPr>
            <w:noProof/>
          </w:rPr>
          <w:delText>, Labarta, &amp; Bilton, 2021)</w:delText>
        </w:r>
      </w:del>
      <w:del w:id="65" w:author="MKONDIWA, Maxwell (CIMMYT-India)" w:date="2024-05-15T06:40:00Z" w16du:dateUtc="2024-05-15T01:10:00Z">
        <w:r w:rsidR="007B019E" w:rsidDel="00C97606">
          <w:fldChar w:fldCharType="end"/>
        </w:r>
        <w:r w:rsidR="00772407" w:rsidDel="00C97606">
          <w:delText xml:space="preserve">. It is thus important to consider economic risks and not just average yield and yield variability </w:delText>
        </w:r>
        <w:r w:rsidR="00D10564" w:rsidDel="00C97606">
          <w:delText>when</w:delText>
        </w:r>
        <w:r w:rsidR="00772407" w:rsidDel="00C97606">
          <w:delText xml:space="preserve"> evaluating agronomic adaptation strategies. For example, r</w:delText>
        </w:r>
        <w:r w:rsidR="00772407" w:rsidRPr="00450E8D" w:rsidDel="00C97606">
          <w:delText xml:space="preserve">ecent studies </w:delText>
        </w:r>
        <w:r w:rsidR="009F5123" w:rsidDel="00C97606">
          <w:fldChar w:fldCharType="begin"/>
        </w:r>
        <w:r w:rsidR="006E2621" w:rsidDel="00C97606">
          <w:delInstrText xml:space="preserve"> ADDIN EN.CITE &lt;EndNote&gt;&lt;Cite AuthorYear="1"&gt;&lt;Author&gt;Hurley&lt;/Author&gt;&lt;Year&gt;2018&lt;/Year&gt;&lt;RecNum&gt;16&lt;/RecNum&gt;&lt;DisplayText&gt;Hurley, Koo and Tesfaye (2018); Suri (2011)&lt;/DisplayText&gt;&lt;record&gt;&lt;rec-number&gt;16&lt;/rec-number&gt;&lt;foreign-keys&gt;&lt;key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Cite AuthorYear="1"&gt;&lt;Author&gt;Suri&lt;/Author&gt;&lt;Year&gt;2011&lt;/Year&gt;&lt;RecNum&gt;17&lt;/RecNum&gt;&lt;record&gt;&lt;rec-number&gt;17&lt;/rec-number&gt;&lt;foreign-keys&gt;&lt;key app="EN" db-id="x2spr2203vv0rxezzvzxvftcr0vvxept9tas" timestamp="1697117690"&gt;17&lt;/key&gt;&lt;/foreign-keys&gt;&lt;ref-type name="Journal Article"&gt;17&lt;/ref-type&gt;&lt;contributors&gt;&lt;authors&gt;&lt;author&gt;Suri, Tavneet&lt;/author&gt;&lt;/authors&gt;&lt;/contributors&gt;&lt;titles&gt;&lt;title&gt;Selection and Comparative Advantage in Technology Adoption&lt;/title&gt;&lt;secondary-title&gt;Econometrica&lt;/secondary-title&gt;&lt;/titles&gt;&lt;periodical&gt;&lt;full-title&gt;Econometrica&lt;/full-title&gt;&lt;/periodical&gt;&lt;pages&gt;159-209&lt;/pages&gt;&lt;volume&gt;79&lt;/volume&gt;&lt;number&gt;1&lt;/number&gt;&lt;dates&gt;&lt;year&gt;2011&lt;/year&gt;&lt;/dates&gt;&lt;isbn&gt;0012-9682&lt;/isbn&gt;&lt;urls&gt;&lt;related-urls&gt;&lt;url&gt;https://onlinelibrary.wiley.com/doi/abs/10.3982/ECTA7749&lt;/url&gt;&lt;/related-urls&gt;&lt;/urls&gt;&lt;electronic-resource-num&gt;https://doi.org/10.3982/ECTA7749&lt;/electronic-resource-num&gt;&lt;/record&gt;&lt;/Cite&gt;&lt;/EndNote&gt;</w:delInstrText>
        </w:r>
        <w:r w:rsidR="009F5123" w:rsidDel="00C97606">
          <w:fldChar w:fldCharType="separate"/>
        </w:r>
        <w:r w:rsidR="006E2621" w:rsidDel="00C97606">
          <w:rPr>
            <w:noProof/>
          </w:rPr>
          <w:delText>Hurley</w:delText>
        </w:r>
      </w:del>
      <w:del w:id="66" w:author="MKONDIWA, Maxwell (CIMMYT-India)" w:date="2024-05-13T20:24:00Z" w16du:dateUtc="2024-05-13T14:54:00Z">
        <w:r w:rsidR="006E2621" w:rsidDel="00A7530F">
          <w:rPr>
            <w:noProof/>
          </w:rPr>
          <w:delText>, Koo and Tesfaye</w:delText>
        </w:r>
      </w:del>
      <w:del w:id="67" w:author="MKONDIWA, Maxwell (CIMMYT-India)" w:date="2024-05-15T06:40:00Z" w16du:dateUtc="2024-05-15T01:10:00Z">
        <w:r w:rsidR="006E2621" w:rsidDel="00C97606">
          <w:rPr>
            <w:noProof/>
          </w:rPr>
          <w:delText xml:space="preserve"> (2018)</w:delText>
        </w:r>
      </w:del>
      <w:del w:id="68" w:author="MKONDIWA, Maxwell (CIMMYT-India)" w:date="2024-05-13T20:24:00Z" w16du:dateUtc="2024-05-13T14:54:00Z">
        <w:r w:rsidR="006E2621" w:rsidDel="00FD1604">
          <w:rPr>
            <w:noProof/>
          </w:rPr>
          <w:delText>;</w:delText>
        </w:r>
      </w:del>
      <w:del w:id="69" w:author="MKONDIWA, Maxwell (CIMMYT-India)" w:date="2024-05-15T06:40:00Z" w16du:dateUtc="2024-05-15T01:10:00Z">
        <w:r w:rsidR="006E2621" w:rsidDel="00C97606">
          <w:rPr>
            <w:noProof/>
          </w:rPr>
          <w:delText xml:space="preserve"> Suri (2011)</w:delText>
        </w:r>
        <w:r w:rsidR="009F5123" w:rsidDel="00C97606">
          <w:fldChar w:fldCharType="end"/>
        </w:r>
        <w:r w:rsidR="009F5123" w:rsidDel="00C97606">
          <w:delText xml:space="preserve"> </w:delText>
        </w:r>
        <w:r w:rsidR="00772407" w:rsidRPr="00450E8D" w:rsidDel="00C97606">
          <w:delText xml:space="preserve">have shown that </w:delText>
        </w:r>
        <w:r w:rsidR="00772407" w:rsidDel="00C97606">
          <w:delText>year to year variation</w:delText>
        </w:r>
        <w:r w:rsidR="00772407" w:rsidRPr="00450E8D" w:rsidDel="00C97606">
          <w:delText xml:space="preserve"> in </w:delText>
        </w:r>
        <w:r w:rsidR="00772407" w:rsidDel="00C97606">
          <w:delText xml:space="preserve">economic </w:delText>
        </w:r>
        <w:r w:rsidR="00772407" w:rsidRPr="00450E8D" w:rsidDel="00C97606">
          <w:delText xml:space="preserve">returns to </w:delText>
        </w:r>
        <w:r w:rsidR="00772407" w:rsidDel="00C97606">
          <w:delText>adopting technologies</w:delText>
        </w:r>
        <w:r w:rsidR="00772407" w:rsidRPr="00450E8D" w:rsidDel="00C97606">
          <w:delText xml:space="preserve"> </w:delText>
        </w:r>
        <w:r w:rsidR="00772407" w:rsidDel="00C97606">
          <w:delText>can</w:delText>
        </w:r>
        <w:r w:rsidR="00772407" w:rsidRPr="00450E8D" w:rsidDel="00C97606">
          <w:delText xml:space="preserve"> result in </w:delText>
        </w:r>
        <w:r w:rsidR="00772407" w:rsidDel="00C97606">
          <w:delText>lower</w:delText>
        </w:r>
        <w:r w:rsidR="00772407" w:rsidRPr="00450E8D" w:rsidDel="00C97606">
          <w:delText xml:space="preserve"> </w:delText>
        </w:r>
        <w:r w:rsidR="00772407" w:rsidDel="00C97606">
          <w:delText xml:space="preserve">levels </w:delText>
        </w:r>
        <w:r w:rsidR="00772407" w:rsidRPr="00450E8D" w:rsidDel="00C97606">
          <w:delText>of adoption of</w:delText>
        </w:r>
        <w:r w:rsidR="00772407" w:rsidDel="00C97606">
          <w:delText xml:space="preserve"> generally</w:delText>
        </w:r>
        <w:r w:rsidR="00772407" w:rsidRPr="00450E8D" w:rsidDel="00C97606">
          <w:delText xml:space="preserve"> profitable agricultural innovations</w:delText>
        </w:r>
        <w:r w:rsidR="00772407" w:rsidDel="00C97606">
          <w:delText xml:space="preserve"> – but </w:delText>
        </w:r>
        <w:r w:rsidR="0006346B" w:rsidDel="00C97606">
          <w:delText>approaches for evaluation agronomic strategies from a risk perspective remain scarce.</w:delText>
        </w:r>
      </w:del>
    </w:p>
    <w:p w14:paraId="78839CE2" w14:textId="2F0DF2C7" w:rsidR="00F53458" w:rsidRPr="00450E8D" w:rsidRDefault="00F53458" w:rsidP="00772407">
      <w:pPr>
        <w:jc w:val="both"/>
        <w:rPr>
          <w:rFonts w:cs="Times New Roman"/>
        </w:rPr>
      </w:pPr>
      <w:r>
        <w:rPr>
          <w:rFonts w:cs="Times New Roman"/>
        </w:rPr>
        <w:t xml:space="preserve">To address this knowledge gap, we deploy </w:t>
      </w:r>
      <w:r w:rsidRPr="00450E8D">
        <w:rPr>
          <w:rFonts w:cs="Times New Roman"/>
        </w:rPr>
        <w:t xml:space="preserve">a </w:t>
      </w:r>
      <w:r w:rsidR="00D66194">
        <w:rPr>
          <w:rFonts w:cs="Times New Roman"/>
        </w:rPr>
        <w:t xml:space="preserve">climatic risk proofing </w:t>
      </w:r>
      <w:r w:rsidRPr="00450E8D">
        <w:rPr>
          <w:rFonts w:cs="Times New Roman"/>
        </w:rPr>
        <w:t xml:space="preserve">framework </w:t>
      </w:r>
      <w:r>
        <w:rPr>
          <w:rFonts w:cs="Times New Roman"/>
        </w:rPr>
        <w:t xml:space="preserve">to select suitable adaptation strategies for risk-averse farmers. To demonstrate our approach, we evaluate the riskiness of adopting various rice planting strategies across the IGP by re-evaluating the results of crop the model simulations of various rice planting strategies across the IGP </w:t>
      </w:r>
      <w:r w:rsidR="009F5123">
        <w:rPr>
          <w:rFonts w:cs="Times New Roman"/>
        </w:rPr>
        <w:t xml:space="preserve">by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Pr>
          <w:rFonts w:cs="Times New Roman"/>
        </w:rPr>
        <w:t>.</w:t>
      </w:r>
    </w:p>
    <w:p w14:paraId="2AD83078" w14:textId="588ED1F5" w:rsidR="00DF6664" w:rsidRPr="00B03562" w:rsidRDefault="0006346B" w:rsidP="00F1450F">
      <w:pPr>
        <w:jc w:val="both"/>
        <w:rPr>
          <w:rFonts w:cs="Times New Roman"/>
        </w:rPr>
      </w:pPr>
      <w:r>
        <w:rPr>
          <w:rFonts w:cs="Times New Roman"/>
        </w:rPr>
        <w:t>This paper</w:t>
      </w:r>
      <w:r w:rsidR="00772407">
        <w:rPr>
          <w:rFonts w:cs="Times New Roman"/>
        </w:rPr>
        <w:t xml:space="preserve"> contributes</w:t>
      </w:r>
      <w:r w:rsidR="00F9720E" w:rsidRPr="00B03562">
        <w:rPr>
          <w:rFonts w:cs="Times New Roman"/>
        </w:rPr>
        <w:t xml:space="preserve"> to </w:t>
      </w:r>
      <w:r w:rsidR="00F83690" w:rsidRPr="00B03562">
        <w:rPr>
          <w:rFonts w:cs="Times New Roman"/>
        </w:rPr>
        <w:t>two strands</w:t>
      </w:r>
      <w:r w:rsidR="00F9720E" w:rsidRPr="00B03562">
        <w:rPr>
          <w:rFonts w:cs="Times New Roman"/>
        </w:rPr>
        <w:t xml:space="preserve"> </w:t>
      </w:r>
      <w:r w:rsidR="00F83690" w:rsidRPr="00B03562">
        <w:rPr>
          <w:rFonts w:cs="Times New Roman"/>
        </w:rPr>
        <w:t>of literature</w:t>
      </w:r>
      <w:r w:rsidR="00A2463B" w:rsidRPr="00B03562">
        <w:rPr>
          <w:rFonts w:cs="Times New Roman"/>
        </w:rPr>
        <w:t>. The</w:t>
      </w:r>
      <w:r w:rsidR="00DA2917" w:rsidRPr="00B03562">
        <w:rPr>
          <w:rFonts w:cs="Times New Roman"/>
        </w:rPr>
        <w:t xml:space="preserve"> first strand of literature is on stability analyses of agricultural technology benefits</w:t>
      </w:r>
      <w:r w:rsidR="00A2463B" w:rsidRPr="00B03562">
        <w:rPr>
          <w:rFonts w:cs="Times New Roman"/>
        </w:rPr>
        <w:t xml:space="preserve"> </w:t>
      </w:r>
      <w:r w:rsidR="000A196C" w:rsidRPr="00B03562">
        <w:rPr>
          <w:rFonts w:cs="Times New Roman"/>
        </w:rPr>
        <w:t>based</w:t>
      </w:r>
      <w:r w:rsidR="00F83690" w:rsidRPr="00B03562">
        <w:rPr>
          <w:rFonts w:cs="Times New Roman"/>
        </w:rPr>
        <w:t xml:space="preserve"> </w:t>
      </w:r>
      <w:r w:rsidR="00F9720E" w:rsidRPr="00B03562">
        <w:rPr>
          <w:rFonts w:cs="Times New Roman"/>
        </w:rPr>
        <w:t>on ex</w:t>
      </w:r>
      <w:r>
        <w:rPr>
          <w:rFonts w:cs="Times New Roman"/>
        </w:rPr>
        <w:t>-</w:t>
      </w:r>
      <w:r w:rsidR="00F9720E" w:rsidRPr="00B03562">
        <w:rPr>
          <w:rFonts w:cs="Times New Roman"/>
        </w:rPr>
        <w:t>ante</w:t>
      </w:r>
      <w:r w:rsidR="00FA7671" w:rsidRPr="00B03562">
        <w:rPr>
          <w:rFonts w:cs="Times New Roman"/>
        </w:rPr>
        <w:t xml:space="preserve"> </w:t>
      </w:r>
      <w:r w:rsidR="00AC618D" w:rsidRPr="00B03562">
        <w:rPr>
          <w:rFonts w:cs="Times New Roman"/>
        </w:rPr>
        <w:t>cropping system assessments</w:t>
      </w:r>
      <w:r w:rsidR="00A1759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0A196C"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AuthorYear="1"&gt;&lt;Author&gt;Montes&lt;/Author&gt;&lt;Year&gt;2023&lt;/Year&gt;&lt;RecNum&gt;14&lt;/RecNum&gt;&lt;DisplayText&gt;Montes et al. (2023)&lt;/DisplayText&gt;&lt;record&gt;&lt;rec-number&gt;14&lt;/rec-number&gt;&lt;foreign-keys&gt;&lt;key app="EN" db-id="x2spr2203vv0rxezzvzxvftcr0vvxept9tas" timestamp="1697104424"&gt;14&lt;/key&gt;&lt;/foreign-keys&gt;&lt;ref-type name="Journal Article"&gt;17&lt;/ref-type&gt;&lt;contributors&gt;&lt;authors&gt;&lt;author&gt;Montes, Carlo&lt;/author&gt;&lt;author&gt;Urfels, Anton&lt;/author&gt;&lt;author&gt;Han, Eunjin&lt;/author&gt;&lt;author&gt;Balwinder-Singh&lt;/author&gt;&lt;/authors&gt;&lt;/contributors&gt;&lt;titles&gt;&lt;title&gt;Planting Rice at Monsoon Onset Could Mitigate the Impact of Temperature Stress on Rice&amp;amp;ndash;Wheat Systems of Bihar, India&lt;/title&gt;&lt;secondary-title&gt;Atmosphere&lt;/secondary-title&gt;&lt;/titles&gt;&lt;periodical&gt;&lt;full-title&gt;Atmosphere&lt;/full-title&gt;&lt;/periodical&gt;&lt;pages&gt;40&lt;/pages&gt;&lt;volume&gt;14&lt;/volume&gt;&lt;number&gt;1&lt;/number&gt;&lt;dates&gt;&lt;year&gt;2023&lt;/year&gt;&lt;/dates&gt;&lt;isbn&gt;2073-4433&lt;/isbn&gt;&lt;accession-num&gt;doi:10.3390/atmos14010040&lt;/accession-num&gt;&lt;urls&gt;&lt;related-urls&gt;&lt;url&gt;https://www.mdpi.com/2073-4433/14/1/40&lt;/url&gt;&lt;/related-urls&gt;&lt;/urls&gt;&lt;/record&gt;&lt;/Cite&gt;&lt;/EndNote&gt;</w:instrText>
      </w:r>
      <w:r w:rsidR="009F5123">
        <w:rPr>
          <w:rFonts w:cs="Times New Roman"/>
        </w:rPr>
        <w:fldChar w:fldCharType="separate"/>
      </w:r>
      <w:r w:rsidR="009F5123">
        <w:rPr>
          <w:rFonts w:cs="Times New Roman"/>
          <w:noProof/>
        </w:rPr>
        <w:t>Montes et al. (2023)</w:t>
      </w:r>
      <w:r w:rsidR="009F5123">
        <w:rPr>
          <w:rFonts w:cs="Times New Roman"/>
        </w:rPr>
        <w:fldChar w:fldCharType="end"/>
      </w:r>
      <w:r w:rsidR="00185ACE" w:rsidRPr="00B03562">
        <w:rPr>
          <w:rFonts w:cs="Times New Roman"/>
        </w:rPr>
        <w:t xml:space="preserve"> use</w:t>
      </w:r>
      <w:r w:rsidR="000C79B5" w:rsidRPr="00B03562">
        <w:rPr>
          <w:rFonts w:cs="Times New Roman"/>
        </w:rPr>
        <w:t>d</w:t>
      </w:r>
      <w:r w:rsidR="00185ACE" w:rsidRPr="00B03562">
        <w:rPr>
          <w:rFonts w:cs="Times New Roman"/>
        </w:rPr>
        <w:t xml:space="preserve"> inter-annual standard deviation to </w:t>
      </w:r>
      <w:r w:rsidR="009F5123" w:rsidRPr="009F5123">
        <w:rPr>
          <w:rFonts w:cs="Times New Roman"/>
        </w:rPr>
        <w:t>analyse</w:t>
      </w:r>
      <w:r w:rsidR="00185ACE" w:rsidRPr="00B03562">
        <w:rPr>
          <w:rFonts w:cs="Times New Roman"/>
        </w:rPr>
        <w:t xml:space="preserve"> the stability of the </w:t>
      </w:r>
      <w:r w:rsidR="005C2245" w:rsidRPr="00B03562">
        <w:rPr>
          <w:rFonts w:cs="Times New Roman"/>
        </w:rPr>
        <w:t>planting date</w:t>
      </w:r>
      <w:r w:rsidR="00185ACE" w:rsidRPr="00B03562">
        <w:rPr>
          <w:rFonts w:cs="Times New Roman"/>
        </w:rPr>
        <w:t xml:space="preserve"> </w:t>
      </w:r>
      <w:r w:rsidR="000032AE" w:rsidRPr="00B03562">
        <w:rPr>
          <w:rFonts w:cs="Times New Roman"/>
        </w:rPr>
        <w:t>scenarios</w:t>
      </w:r>
      <w:r w:rsidR="00185ACE"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246B4E" w:rsidRPr="00B03562">
        <w:rPr>
          <w:rFonts w:cs="Times New Roman"/>
        </w:rPr>
        <w:t xml:space="preserve"> used deviation from the mean</w:t>
      </w:r>
      <w:r w:rsidR="009A01CF" w:rsidRPr="00B03562">
        <w:rPr>
          <w:rFonts w:cs="Times New Roman"/>
        </w:rPr>
        <w:t xml:space="preserve"> caloric yield for each of the years when a shock occurred as a measure of yield instability. </w:t>
      </w:r>
      <w:r w:rsidR="004A4BB4" w:rsidRPr="00B03562">
        <w:rPr>
          <w:rFonts w:cs="Times New Roman"/>
        </w:rPr>
        <w:t>These measures of yield stability</w:t>
      </w:r>
      <w:r w:rsidR="007B019E">
        <w:rPr>
          <w:rFonts w:cs="Times New Roman"/>
        </w:rPr>
        <w:t xml:space="preserve">, </w:t>
      </w:r>
      <w:r w:rsidR="004A4BB4" w:rsidRPr="00B03562">
        <w:rPr>
          <w:rFonts w:cs="Times New Roman"/>
        </w:rPr>
        <w:t>while a step better than mean comparisons</w:t>
      </w:r>
      <w:r w:rsidR="00123E60" w:rsidRPr="00B03562">
        <w:rPr>
          <w:rFonts w:cs="Times New Roman"/>
        </w:rPr>
        <w:t>, they do not consider robustness of the optimal decision to</w:t>
      </w:r>
      <w:r w:rsidR="00166D3F" w:rsidRPr="00B03562">
        <w:rPr>
          <w:rFonts w:cs="Times New Roman"/>
        </w:rPr>
        <w:t xml:space="preserve"> risk aversion of the farmers</w:t>
      </w:r>
      <w:r w:rsidR="00EF3181" w:rsidRPr="00B03562">
        <w:rPr>
          <w:rFonts w:cs="Times New Roman"/>
        </w:rPr>
        <w:t>.</w:t>
      </w:r>
      <w:r w:rsidR="006820A5" w:rsidRPr="00B03562">
        <w:rPr>
          <w:rFonts w:cs="Times New Roman"/>
        </w:rPr>
        <w:t xml:space="preserve"> In addition, </w:t>
      </w:r>
      <w:r w:rsidR="006C157C" w:rsidRPr="00B03562">
        <w:rPr>
          <w:rFonts w:cs="Times New Roman"/>
        </w:rPr>
        <w:t>these measures do not consid</w:t>
      </w:r>
      <w:r w:rsidR="001D2E38" w:rsidRPr="00B03562">
        <w:rPr>
          <w:rFonts w:cs="Times New Roman"/>
        </w:rPr>
        <w:t>er higher</w:t>
      </w:r>
      <w:r w:rsidR="0016265B" w:rsidRPr="00B03562">
        <w:rPr>
          <w:rFonts w:cs="Times New Roman"/>
        </w:rPr>
        <w:t xml:space="preserve"> order</w:t>
      </w:r>
      <w:r w:rsidR="001D2E38" w:rsidRPr="00B03562">
        <w:rPr>
          <w:rFonts w:cs="Times New Roman"/>
        </w:rPr>
        <w:t xml:space="preserve"> moments beyond mean and variability</w:t>
      </w:r>
      <w:r w:rsidR="009F31A3" w:rsidRPr="00B03562">
        <w:rPr>
          <w:rFonts w:cs="Times New Roman"/>
        </w:rPr>
        <w:t xml:space="preserve"> that may matter for distribution</w:t>
      </w:r>
      <w:r w:rsidR="0016265B" w:rsidRPr="00B03562">
        <w:rPr>
          <w:rFonts w:cs="Times New Roman"/>
        </w:rPr>
        <w:t>al</w:t>
      </w:r>
      <w:r w:rsidR="009F31A3" w:rsidRPr="00B03562">
        <w:rPr>
          <w:rFonts w:cs="Times New Roman"/>
        </w:rPr>
        <w:t xml:space="preserve"> comparisons. In addition, w</w:t>
      </w:r>
      <w:r w:rsidR="00DF6664" w:rsidRPr="00B03562">
        <w:rPr>
          <w:rFonts w:cs="Times New Roman"/>
        </w:rPr>
        <w:t xml:space="preserve">e argue that </w:t>
      </w:r>
      <w:r w:rsidR="007B019E">
        <w:rPr>
          <w:rFonts w:cs="Times New Roman"/>
        </w:rPr>
        <w:t>mean</w:t>
      </w:r>
      <w:r w:rsidR="00163FAB" w:rsidRPr="00B03562">
        <w:rPr>
          <w:rFonts w:cs="Times New Roman"/>
        </w:rPr>
        <w:t xml:space="preserve"> </w:t>
      </w:r>
      <w:r w:rsidR="007B019E">
        <w:rPr>
          <w:rFonts w:cs="Times New Roman"/>
        </w:rPr>
        <w:t xml:space="preserve">comparisons </w:t>
      </w:r>
      <w:r w:rsidR="00163FAB" w:rsidRPr="00B03562">
        <w:rPr>
          <w:rFonts w:cs="Times New Roman"/>
        </w:rPr>
        <w:t xml:space="preserve">do not </w:t>
      </w:r>
      <w:r w:rsidR="00CF032E" w:rsidRPr="00B03562">
        <w:rPr>
          <w:rFonts w:cs="Times New Roman"/>
        </w:rPr>
        <w:t xml:space="preserve">consider the trade-offs </w:t>
      </w:r>
      <w:r w:rsidR="007B019E">
        <w:rPr>
          <w:rFonts w:cs="Times New Roman"/>
        </w:rPr>
        <w:t>for achieving</w:t>
      </w:r>
      <w:r w:rsidR="00CF032E" w:rsidRPr="00B03562">
        <w:rPr>
          <w:rFonts w:cs="Times New Roman"/>
        </w:rPr>
        <w:t xml:space="preserve"> highest returns </w:t>
      </w:r>
      <w:r w:rsidR="007B019E">
        <w:rPr>
          <w:rFonts w:cs="Times New Roman"/>
        </w:rPr>
        <w:t>and reducing</w:t>
      </w:r>
      <w:r w:rsidR="00CF032E" w:rsidRPr="00B03562">
        <w:rPr>
          <w:rFonts w:cs="Times New Roman"/>
        </w:rPr>
        <w:t xml:space="preserve"> uncertainty.</w:t>
      </w:r>
      <w:r w:rsidR="007B019E">
        <w:rPr>
          <w:rFonts w:cs="Times New Roman"/>
        </w:rPr>
        <w:t xml:space="preserve"> </w:t>
      </w:r>
      <w:ins w:id="70" w:author="MKONDIWA, Maxwell (CIMMYT-India)" w:date="2024-05-13T21:57:00Z" w16du:dateUtc="2024-05-13T16:27:00Z">
        <w:r w:rsidR="00265786">
          <w:rPr>
            <w:rFonts w:cs="Times New Roman"/>
          </w:rPr>
          <w:t>Up to date</w:t>
        </w:r>
      </w:ins>
      <w:del w:id="71" w:author="MKONDIWA, Maxwell (CIMMYT-India)" w:date="2024-05-13T21:57:00Z" w16du:dateUtc="2024-05-13T16:27:00Z">
        <w:r w:rsidR="007B019E" w:rsidDel="00265786">
          <w:rPr>
            <w:rFonts w:cs="Times New Roman"/>
          </w:rPr>
          <w:delText>So far</w:delText>
        </w:r>
      </w:del>
      <w:r w:rsidR="007B019E">
        <w:rPr>
          <w:rFonts w:cs="Times New Roman"/>
        </w:rPr>
        <w:t xml:space="preserve">, most studies address </w:t>
      </w:r>
      <w:r>
        <w:rPr>
          <w:rFonts w:cs="Times New Roman"/>
        </w:rPr>
        <w:t>uncertainty</w:t>
      </w:r>
      <w:r w:rsidR="007B019E">
        <w:rPr>
          <w:rFonts w:cs="Times New Roman"/>
        </w:rPr>
        <w:t xml:space="preserve"> by</w:t>
      </w:r>
      <w:r>
        <w:rPr>
          <w:rFonts w:cs="Times New Roman"/>
        </w:rPr>
        <w:t>, for example, using model ensembles or</w:t>
      </w:r>
      <w:r w:rsidR="009F5123">
        <w:rPr>
          <w:rFonts w:cs="Times New Roman"/>
        </w:rPr>
        <w:t xml:space="preserve"> M</w:t>
      </w:r>
      <w:r>
        <w:rPr>
          <w:rFonts w:cs="Times New Roman"/>
        </w:rPr>
        <w:t>onte</w:t>
      </w:r>
      <w:r w:rsidR="00653324">
        <w:rPr>
          <w:rFonts w:cs="Times New Roman"/>
        </w:rPr>
        <w:t xml:space="preserve"> </w:t>
      </w:r>
      <w:r w:rsidR="009F5123">
        <w:rPr>
          <w:rFonts w:cs="Times New Roman"/>
        </w:rPr>
        <w:t>C</w:t>
      </w:r>
      <w:r>
        <w:rPr>
          <w:rFonts w:cs="Times New Roman"/>
        </w:rPr>
        <w:t>arlo simulations</w:t>
      </w:r>
      <w:r w:rsidR="009F5123">
        <w:rPr>
          <w:rFonts w:cs="Times New Roman"/>
        </w:rPr>
        <w:t xml:space="preserve"> </w:t>
      </w:r>
      <w:r w:rsidR="009F5123">
        <w:rPr>
          <w:rFonts w:cs="Times New Roman"/>
        </w:rPr>
        <w:fldChar w:fldCharType="begin">
          <w:fldData xml:space="preserve">PEVuZE5vdGU+PENpdGU+PEF1dGhvcj5Sb3Nlbnp3ZWlnPC9BdXRob3I+PFllYXI+MjAxMzwvWWVh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</w:fldData>
        </w:fldChar>
      </w:r>
      <w:r w:rsidR="006E2621">
        <w:rPr>
          <w:rFonts w:cs="Times New Roman"/>
        </w:rPr>
        <w:instrText xml:space="preserve"> ADDIN EN.CITE </w:instrText>
      </w:r>
      <w:r w:rsidR="006E2621">
        <w:rPr>
          <w:rFonts w:cs="Times New Roman"/>
        </w:rPr>
        <w:fldChar w:fldCharType="begin">
          <w:fldData xml:space="preserve">PEVuZE5vdGU+PENpdGU+PEF1dGhvcj5Sb3Nlbnp3ZWlnPC9BdXRob3I+PFllYXI+MjAxMzwvWWVh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</w:fldData>
        </w:fldChar>
      </w:r>
      <w:r w:rsidR="006E2621">
        <w:rPr>
          <w:rFonts w:cs="Times New Roman"/>
        </w:rPr>
        <w:instrText xml:space="preserve"> ADDIN EN.CITE.DATA </w:instrText>
      </w:r>
      <w:r w:rsidR="006E2621">
        <w:rPr>
          <w:rFonts w:cs="Times New Roman"/>
        </w:rPr>
      </w:r>
      <w:r w:rsidR="006E2621">
        <w:rPr>
          <w:rFonts w:cs="Times New Roman"/>
        </w:rPr>
        <w:fldChar w:fldCharType="end"/>
      </w:r>
      <w:r w:rsidR="009F5123">
        <w:rPr>
          <w:rFonts w:cs="Times New Roman"/>
        </w:rPr>
      </w:r>
      <w:r w:rsidR="009F5123">
        <w:rPr>
          <w:rFonts w:cs="Times New Roman"/>
        </w:rPr>
        <w:fldChar w:fldCharType="separate"/>
      </w:r>
      <w:r w:rsidR="006E2621">
        <w:rPr>
          <w:rFonts w:cs="Times New Roman"/>
          <w:noProof/>
        </w:rPr>
        <w:t>(Iizumi</w:t>
      </w:r>
      <w:ins w:id="72" w:author="MKONDIWA, Maxwell (CIMMYT-India)" w:date="2024-05-13T20:27:00Z" w16du:dateUtc="2024-05-13T14:57:00Z">
        <w:r w:rsidR="00AA7047">
          <w:rPr>
            <w:rFonts w:cs="Times New Roman"/>
            <w:noProof/>
          </w:rPr>
          <w:t xml:space="preserve"> et al</w:t>
        </w:r>
      </w:ins>
      <w:del w:id="73" w:author="MKONDIWA, Maxwell (CIMMYT-India)" w:date="2024-05-13T20:27:00Z" w16du:dateUtc="2024-05-13T14:57:00Z">
        <w:r w:rsidR="006E2621" w:rsidDel="00AA7047">
          <w:rPr>
            <w:rFonts w:cs="Times New Roman"/>
            <w:noProof/>
          </w:rPr>
          <w:delText>, Yokozawa, &amp; Nishimori,</w:delText>
        </w:r>
      </w:del>
      <w:r w:rsidR="006E2621">
        <w:rPr>
          <w:rFonts w:cs="Times New Roman"/>
          <w:noProof/>
        </w:rPr>
        <w:t xml:space="preserve"> 2009; Rosenzweig et al., 2013)</w:t>
      </w:r>
      <w:r w:rsidR="009F5123">
        <w:rPr>
          <w:rFonts w:cs="Times New Roman"/>
        </w:rPr>
        <w:fldChar w:fldCharType="end"/>
      </w:r>
      <w:r w:rsidR="007B019E">
        <w:rPr>
          <w:rFonts w:cs="Times New Roman"/>
        </w:rPr>
        <w:t>. But t</w:t>
      </w:r>
      <w:r>
        <w:rPr>
          <w:rFonts w:cs="Times New Roman"/>
        </w:rPr>
        <w:t>hese</w:t>
      </w:r>
      <w:r w:rsidR="007B019E">
        <w:rPr>
          <w:rFonts w:cs="Times New Roman"/>
        </w:rPr>
        <w:t xml:space="preserve"> approaches</w:t>
      </w:r>
      <w:r>
        <w:rPr>
          <w:rFonts w:cs="Times New Roman"/>
        </w:rPr>
        <w:t xml:space="preserve"> only allow for </w:t>
      </w:r>
      <w:r w:rsidR="007B019E">
        <w:rPr>
          <w:rFonts w:cs="Times New Roman"/>
        </w:rPr>
        <w:t xml:space="preserve">establishing </w:t>
      </w:r>
      <w:r>
        <w:rPr>
          <w:rFonts w:cs="Times New Roman"/>
        </w:rPr>
        <w:t>confidence in the mean and variation around it</w:t>
      </w:r>
      <w:r w:rsidR="007B019E">
        <w:rPr>
          <w:rFonts w:cs="Times New Roman"/>
        </w:rPr>
        <w:t xml:space="preserve"> and </w:t>
      </w:r>
      <w:r>
        <w:rPr>
          <w:rFonts w:cs="Times New Roman"/>
        </w:rPr>
        <w:t>do not</w:t>
      </w:r>
      <w:r w:rsidR="009F5123">
        <w:rPr>
          <w:rFonts w:cs="Times New Roman"/>
        </w:rPr>
        <w:t xml:space="preserve"> adequately</w:t>
      </w:r>
      <w:r>
        <w:rPr>
          <w:rFonts w:cs="Times New Roman"/>
        </w:rPr>
        <w:t xml:space="preserve"> take into account</w:t>
      </w:r>
      <w:r w:rsidR="007B019E">
        <w:rPr>
          <w:rFonts w:cs="Times New Roman"/>
        </w:rPr>
        <w:t xml:space="preserve"> the implied risks to farmers</w:t>
      </w:r>
      <w:r>
        <w:rPr>
          <w:rFonts w:cs="Times New Roman"/>
        </w:rPr>
        <w:t>.</w:t>
      </w:r>
    </w:p>
    <w:p w14:paraId="226A6A1D" w14:textId="533FEA67" w:rsidR="000E17A6" w:rsidRPr="00B03562" w:rsidRDefault="00510633" w:rsidP="00F1450F">
      <w:pPr>
        <w:jc w:val="both"/>
        <w:rPr>
          <w:rFonts w:cs="Times New Roman"/>
        </w:rPr>
      </w:pPr>
      <w:r w:rsidRPr="00B03562">
        <w:rPr>
          <w:rFonts w:cs="Times New Roman"/>
        </w:rPr>
        <w:t>These</w:t>
      </w:r>
      <w:r w:rsidR="009F31A3" w:rsidRPr="00B03562">
        <w:rPr>
          <w:rFonts w:cs="Times New Roman"/>
        </w:rPr>
        <w:t xml:space="preserve"> </w:t>
      </w:r>
      <w:r w:rsidR="00520AF8" w:rsidRPr="00B03562">
        <w:rPr>
          <w:rFonts w:cs="Times New Roman"/>
        </w:rPr>
        <w:t>limitations</w:t>
      </w:r>
      <w:r w:rsidRPr="00B03562">
        <w:rPr>
          <w:rFonts w:cs="Times New Roman"/>
        </w:rPr>
        <w:t xml:space="preserve"> are addressed in the second strand </w:t>
      </w:r>
      <w:r w:rsidR="004D2F71">
        <w:rPr>
          <w:rFonts w:cs="Times New Roman"/>
        </w:rPr>
        <w:t xml:space="preserve">of </w:t>
      </w:r>
      <w:r w:rsidRPr="00B03562">
        <w:rPr>
          <w:rFonts w:cs="Times New Roman"/>
        </w:rPr>
        <w:t>literature which focuses on the</w:t>
      </w:r>
      <w:r w:rsidR="008C1DCD" w:rsidRPr="00B03562">
        <w:rPr>
          <w:rFonts w:cs="Times New Roman"/>
        </w:rPr>
        <w:t xml:space="preserve"> </w:t>
      </w:r>
      <w:r w:rsidR="00FA7671" w:rsidRPr="00B03562">
        <w:rPr>
          <w:rFonts w:cs="Times New Roman"/>
        </w:rPr>
        <w:t>spatial</w:t>
      </w:r>
      <w:r w:rsidR="006C4A42" w:rsidRPr="00B03562">
        <w:rPr>
          <w:rFonts w:cs="Times New Roman"/>
        </w:rPr>
        <w:t xml:space="preserve"> risk assessment of</w:t>
      </w:r>
      <w:r w:rsidR="00F9720E" w:rsidRPr="00B03562">
        <w:rPr>
          <w:rFonts w:cs="Times New Roman"/>
        </w:rPr>
        <w:t xml:space="preserve"> </w:t>
      </w:r>
      <w:r w:rsidR="00FA7671" w:rsidRPr="00B03562">
        <w:rPr>
          <w:rFonts w:cs="Times New Roman"/>
        </w:rPr>
        <w:t xml:space="preserve">economic </w:t>
      </w:r>
      <w:r w:rsidR="006C4A42" w:rsidRPr="00B03562">
        <w:rPr>
          <w:rFonts w:cs="Times New Roman"/>
        </w:rPr>
        <w:t xml:space="preserve">benefits of </w:t>
      </w:r>
      <w:r w:rsidR="00FA7671" w:rsidRPr="00B03562">
        <w:rPr>
          <w:rFonts w:cs="Times New Roman"/>
        </w:rPr>
        <w:t>agricultural</w:t>
      </w:r>
      <w:r w:rsidR="00A1759F" w:rsidRPr="00B03562">
        <w:rPr>
          <w:rFonts w:cs="Times New Roman"/>
        </w:rPr>
        <w:t xml:space="preserve"> innovations</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731FE1" w:rsidRPr="00B03562">
        <w:rPr>
          <w:rFonts w:cs="Times New Roman"/>
        </w:rPr>
        <w:t xml:space="preserve">. </w:t>
      </w:r>
      <w:r w:rsidR="009C2BBD" w:rsidRPr="00B03562">
        <w:rPr>
          <w:rFonts w:cs="Times New Roman"/>
        </w:rPr>
        <w:t>This literature attempts to optimize on the trade</w:t>
      </w:r>
      <w:r w:rsidR="007E1F77" w:rsidRPr="00B03562">
        <w:rPr>
          <w:rFonts w:cs="Times New Roman"/>
        </w:rPr>
        <w:t>-</w:t>
      </w:r>
      <w:r w:rsidR="009C2BBD" w:rsidRPr="00B03562">
        <w:rPr>
          <w:rFonts w:cs="Times New Roman"/>
        </w:rPr>
        <w:t>offs of achieving the highest</w:t>
      </w:r>
      <w:r w:rsidR="007E1F77" w:rsidRPr="00B03562">
        <w:rPr>
          <w:rFonts w:cs="Times New Roman"/>
        </w:rPr>
        <w:t xml:space="preserve"> return and lowest uncertainty therefore allows one to choose strategies that are more robust.</w:t>
      </w:r>
      <w:r w:rsidR="00082DF2" w:rsidRPr="00B03562">
        <w:rPr>
          <w:rFonts w:cs="Times New Roman"/>
        </w:rPr>
        <w:t xml:space="preserve"> </w:t>
      </w:r>
      <w:r w:rsidR="00880CA9" w:rsidRPr="00B03562">
        <w:rPr>
          <w:rFonts w:cs="Times New Roman"/>
        </w:rPr>
        <w:t xml:space="preserve">Using modern portfolio theory </w:t>
      </w:r>
      <w:r w:rsidR="009F5123">
        <w:rPr>
          <w:rFonts w:cs="Times New Roman"/>
        </w:rPr>
        <w:fldChar w:fldCharType="begin"/>
      </w:r>
      <w:r w:rsidR="009F5123">
        <w:rPr>
          <w:rFonts w:cs="Times New Roman"/>
        </w:rPr>
        <w:instrText xml:space="preserve"> ADDIN EN.CITE &lt;EndNote&gt;&lt;Cite&gt;&lt;Author&gt;Markowitz&lt;/Author&gt;&lt;Year&gt;1959&lt;/Year&gt;&lt;RecNum&gt;22&lt;/RecNum&gt;&lt;DisplayText&gt;(Markowitz, 1959)&lt;/DisplayText&gt;&lt;record&gt;&lt;rec-number&gt;22&lt;/rec-number&gt;&lt;foreign-keys&gt;&lt;key app="EN" db-id="x2spr2203vv0rxezzvzxvftcr0vvxept9tas" timestamp="1697119641"&gt;22&lt;/key&gt;&lt;/foreign-keys&gt;&lt;ref-type name="Book"&gt;6&lt;/ref-type&gt;&lt;contributors&gt;&lt;authors&gt;&lt;author&gt;Harry M. Markowitz&lt;/author&gt;&lt;/authors&gt;&lt;/contributors&gt;&lt;titles&gt;&lt;title&gt;Portfolio Selection&lt;/title&gt;&lt;/titles&gt;&lt;dates&gt;&lt;year&gt;1959&lt;/year&gt;&lt;/dates&gt;&lt;pub-location&gt;New Haven, USA&lt;/pub-location&gt;&lt;publisher&gt;Yale University Press&lt;/publisher&gt;&lt;isbn&gt;9780300191677&lt;/isbn&gt;&lt;urls&gt;&lt;related-urls&gt;&lt;url&gt;https://doi.org/10.12987/9780300191677&lt;/url&gt;&lt;/related-urls&gt;&lt;/urls&gt;&lt;electronic-resource-num&gt;doi:10.12987/9780300191677&lt;/electronic-resource-num&gt;&lt;access-date&gt;2023-10-12&lt;/access-date&gt;&lt;/record&gt;&lt;/Cite&gt;&lt;/EndNote&gt;</w:instrText>
      </w:r>
      <w:r w:rsidR="009F5123">
        <w:rPr>
          <w:rFonts w:cs="Times New Roman"/>
        </w:rPr>
        <w:fldChar w:fldCharType="separate"/>
      </w:r>
      <w:r w:rsidR="009F5123">
        <w:rPr>
          <w:rFonts w:cs="Times New Roman"/>
          <w:noProof/>
        </w:rPr>
        <w:t>(Markowitz, 1959)</w:t>
      </w:r>
      <w:r w:rsidR="009F5123">
        <w:rPr>
          <w:rFonts w:cs="Times New Roman"/>
        </w:rPr>
        <w:fldChar w:fldCharType="end"/>
      </w:r>
      <w:r w:rsidR="00CA01FA" w:rsidRPr="00B03562">
        <w:rPr>
          <w:rFonts w:cs="Times New Roman"/>
        </w:rPr>
        <w:t xml:space="preserve"> which suggests that </w:t>
      </w:r>
      <w:r w:rsidR="005C2C38" w:rsidRPr="00B03562">
        <w:rPr>
          <w:rFonts w:cs="Times New Roman"/>
        </w:rPr>
        <w:t>a strategy t</w:t>
      </w:r>
      <w:r w:rsidR="00D31AAD" w:rsidRPr="00B03562">
        <w:rPr>
          <w:rFonts w:cs="Times New Roman"/>
        </w:rPr>
        <w:t xml:space="preserve">o </w:t>
      </w:r>
      <w:r w:rsidR="005C2C38" w:rsidRPr="00B03562">
        <w:rPr>
          <w:rFonts w:cs="Times New Roman"/>
        </w:rPr>
        <w:t>maximize</w:t>
      </w:r>
      <w:r w:rsidR="00D31AAD" w:rsidRPr="00B03562">
        <w:rPr>
          <w:rFonts w:cs="Times New Roman"/>
        </w:rPr>
        <w:t xml:space="preserve"> average </w:t>
      </w:r>
      <w:r w:rsidR="005C2C38" w:rsidRPr="00B03562">
        <w:rPr>
          <w:rFonts w:cs="Times New Roman"/>
        </w:rPr>
        <w:t>returns may be</w:t>
      </w:r>
      <w:r w:rsidR="00D31AAD" w:rsidRPr="00B03562">
        <w:rPr>
          <w:rFonts w:cs="Times New Roman"/>
        </w:rPr>
        <w:t xml:space="preserve"> a suboptimal strategy</w:t>
      </w:r>
      <w:r w:rsidR="009545CC"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 xml:space="preserve">(Nalley </w:t>
      </w:r>
      <w:del w:id="74" w:author="MKONDIWA, Maxwell (CIMMYT-India)" w:date="2024-05-15T06:47:00Z" w16du:dateUtc="2024-05-15T01:17:00Z">
        <w:r w:rsidR="009F5123" w:rsidDel="003A6B45">
          <w:rPr>
            <w:rFonts w:cs="Times New Roman"/>
            <w:noProof/>
          </w:rPr>
          <w:delText>&amp;</w:delText>
        </w:r>
      </w:del>
      <w:ins w:id="75" w:author="MKONDIWA, Maxwell (CIMMYT-India)" w:date="2024-05-15T06:47:00Z" w16du:dateUtc="2024-05-15T01:17:00Z">
        <w:r w:rsidR="003A6B45">
          <w:rPr>
            <w:rFonts w:cs="Times New Roman"/>
            <w:noProof/>
          </w:rPr>
          <w:t>and</w:t>
        </w:r>
      </w:ins>
      <w:r w:rsidR="009F5123">
        <w:rPr>
          <w:rFonts w:cs="Times New Roman"/>
          <w:noProof/>
        </w:rPr>
        <w:t xml:space="preserve"> Barkley, 2010)</w:t>
      </w:r>
      <w:r w:rsidR="009F5123">
        <w:rPr>
          <w:rFonts w:cs="Times New Roman"/>
        </w:rPr>
        <w:fldChar w:fldCharType="end"/>
      </w:r>
      <w:r w:rsidR="009F5123">
        <w:rPr>
          <w:rFonts w:cs="Times New Roman"/>
        </w:rPr>
        <w:t xml:space="preserve"> </w:t>
      </w:r>
      <w:r w:rsidR="009545CC" w:rsidRPr="00B03562">
        <w:rPr>
          <w:rFonts w:cs="Times New Roman"/>
        </w:rPr>
        <w:t>use</w:t>
      </w:r>
      <w:r w:rsidR="00785CB2" w:rsidRPr="00B03562">
        <w:rPr>
          <w:rFonts w:cs="Times New Roman"/>
        </w:rPr>
        <w:t>d</w:t>
      </w:r>
      <w:r w:rsidR="009545CC" w:rsidRPr="00B03562">
        <w:rPr>
          <w:rFonts w:cs="Times New Roman"/>
        </w:rPr>
        <w:t xml:space="preserve"> a mean-variance analysis</w:t>
      </w:r>
      <w:r w:rsidR="00E752D9" w:rsidRPr="00B03562">
        <w:rPr>
          <w:rFonts w:cs="Times New Roman"/>
        </w:rPr>
        <w:t xml:space="preserve"> to optimally select wheat varieties that achieve highest return and lowest risk. </w:t>
      </w:r>
      <w:r w:rsidR="008F5E51" w:rsidRPr="00B03562">
        <w:rPr>
          <w:rFonts w:cs="Times New Roman"/>
        </w:rPr>
        <w:t>This strategy still suffers from the limitation of using a subset of moments</w:t>
      </w:r>
      <w:r w:rsidR="00DB7662" w:rsidRPr="00B03562">
        <w:rPr>
          <w:rFonts w:cs="Times New Roman"/>
        </w:rPr>
        <w:t xml:space="preserve"> (mean and variance)</w:t>
      </w:r>
      <w:r w:rsidR="008F5E51" w:rsidRPr="00B03562">
        <w:rPr>
          <w:rFonts w:cs="Times New Roman"/>
        </w:rPr>
        <w:t xml:space="preserve"> of the distribution</w:t>
      </w:r>
      <w:r w:rsidR="00634A3C" w:rsidRPr="00B03562">
        <w:rPr>
          <w:rFonts w:cs="Times New Roman"/>
        </w:rPr>
        <w:t>. T</w:t>
      </w:r>
      <w:r w:rsidR="004C7D65" w:rsidRPr="00B03562">
        <w:rPr>
          <w:rFonts w:cs="Times New Roman"/>
        </w:rPr>
        <w:t xml:space="preserve">he </w:t>
      </w:r>
      <w:r w:rsidR="000E6A0C" w:rsidRPr="00B03562">
        <w:rPr>
          <w:rFonts w:cs="Times New Roman"/>
        </w:rPr>
        <w:t>stochastic dominance approach</w:t>
      </w:r>
      <w:r w:rsidR="00634A3C" w:rsidRPr="00B03562">
        <w:rPr>
          <w:rFonts w:cs="Times New Roman"/>
        </w:rPr>
        <w:t xml:space="preserve"> was developed to </w:t>
      </w:r>
      <w:r w:rsidR="000B294A" w:rsidRPr="00B03562">
        <w:rPr>
          <w:rFonts w:cs="Times New Roman"/>
        </w:rPr>
        <w:t>resolve these concerns in</w:t>
      </w:r>
      <w:r w:rsidR="00634A3C" w:rsidRPr="00B03562">
        <w:rPr>
          <w:rFonts w:cs="Times New Roman"/>
        </w:rPr>
        <w:t xml:space="preserve"> selecting robust strategies </w:t>
      </w:r>
      <w:r w:rsidR="009F5123">
        <w:rPr>
          <w:rFonts w:cs="Times New Roman"/>
        </w:rPr>
        <w:fldChar w:fldCharType="begin"/>
      </w:r>
      <w:r w:rsidR="009F5123">
        <w:rPr>
          <w:rFonts w:cs="Times New Roman"/>
        </w:rPr>
        <w:instrText xml:space="preserve"> ADDIN EN.CITE &lt;EndNote&gt;&lt;Cite&gt;&lt;Author&gt;Levy&lt;/Author&gt;&lt;Year&gt;2016&lt;/Year&gt;&lt;RecNum&gt;23&lt;/RecNum&gt;&lt;DisplayText&gt;(Levy,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rPr>
          <w:rFonts w:cs="Times New Roman"/>
        </w:rPr>
        <w:fldChar w:fldCharType="separate"/>
      </w:r>
      <w:r w:rsidR="009F5123">
        <w:rPr>
          <w:rFonts w:cs="Times New Roman"/>
          <w:noProof/>
        </w:rPr>
        <w:t>(Levy, 2016)</w:t>
      </w:r>
      <w:r w:rsidR="009F5123">
        <w:rPr>
          <w:rFonts w:cs="Times New Roman"/>
        </w:rPr>
        <w:fldChar w:fldCharType="end"/>
      </w:r>
      <w:r w:rsidR="00E81F25" w:rsidRPr="00B03562">
        <w:rPr>
          <w:rFonts w:cs="Times New Roman"/>
        </w:rPr>
        <w:t xml:space="preserve">. </w:t>
      </w:r>
      <w:r w:rsidR="00F1450F" w:rsidRPr="00B03562">
        <w:rPr>
          <w:rFonts w:cs="Times New Roman"/>
        </w:rPr>
        <w:t>Using long</w:t>
      </w:r>
      <w:ins w:id="76" w:author="MKONDIWA, Maxwell (CIMMYT-India)" w:date="2024-05-13T22:10:00Z" w16du:dateUtc="2024-05-13T16:40:00Z">
        <w:r w:rsidR="00E662A1">
          <w:rPr>
            <w:rFonts w:cs="Times New Roman"/>
          </w:rPr>
          <w:t>-</w:t>
        </w:r>
      </w:ins>
      <w:del w:id="77" w:author="MKONDIWA, Maxwell (CIMMYT-India)" w:date="2024-05-13T22:10:00Z" w16du:dateUtc="2024-05-13T16:40:00Z">
        <w:r w:rsidR="00F1450F" w:rsidRPr="00B03562" w:rsidDel="00E662A1">
          <w:rPr>
            <w:rFonts w:cs="Times New Roman"/>
          </w:rPr>
          <w:delText xml:space="preserve"> </w:delText>
        </w:r>
      </w:del>
      <w:r w:rsidR="00F1450F" w:rsidRPr="00B03562">
        <w:rPr>
          <w:rFonts w:cs="Times New Roman"/>
        </w:rPr>
        <w:t>term weather data, crop simulation model</w:t>
      </w:r>
      <w:r w:rsidR="00E14D9C" w:rsidRPr="00B03562">
        <w:rPr>
          <w:rFonts w:cs="Times New Roman"/>
        </w:rPr>
        <w:t xml:space="preserve"> results</w:t>
      </w:r>
      <w:del w:id="78" w:author="MKONDIWA, Maxwell (CIMMYT-India)" w:date="2024-05-13T21:32:00Z" w16du:dateUtc="2024-05-13T16:02:00Z">
        <w:r w:rsidR="00E14D9C" w:rsidRPr="00B03562" w:rsidDel="001857A7">
          <w:rPr>
            <w:rFonts w:cs="Times New Roman"/>
          </w:rPr>
          <w:delText xml:space="preserve"> (APSIM)</w:delText>
        </w:r>
      </w:del>
      <w:r w:rsidR="00F1450F" w:rsidRPr="00B03562">
        <w:rPr>
          <w:rFonts w:cs="Times New Roman"/>
        </w:rPr>
        <w:t>, spatially explicit observed maize prices, and fertilizer prices</w:t>
      </w:r>
      <w:r w:rsidR="001C5620" w:rsidRPr="00B03562">
        <w:rPr>
          <w:rFonts w:cs="Times New Roman"/>
        </w:rPr>
        <w:t>;</w:t>
      </w:r>
      <w:r w:rsidR="00F1450F" w:rsidRPr="00B03562">
        <w:rPr>
          <w:rFonts w:cs="Times New Roman"/>
        </w:rPr>
        <w:t xml:space="preserve"> </w:t>
      </w:r>
      <w:r w:rsidR="009F5123">
        <w:rPr>
          <w:rFonts w:cs="Times New Roman"/>
        </w:rPr>
        <w:fldChar w:fldCharType="begin"/>
      </w:r>
      <w:r w:rsidR="006E2621">
        <w:rPr>
          <w:rFonts w:cs="Times New Roman"/>
        </w:rPr>
        <w:instrText xml:space="preserve"> ADDIN EN.CITE &lt;EndNote&gt;&lt;Cite&gt;&lt;Author&gt;Hurley&lt;/Author&gt;&lt;Year&gt;2018&lt;/Year&gt;&lt;RecNum&gt;16&lt;/RecNum&gt;&lt;DisplayText&gt;(Hurley, Koo, &amp;amp;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del w:id="79" w:author="MKONDIWA, Maxwell (CIMMYT-India)" w:date="2024-05-13T20:49:00Z" w16du:dateUtc="2024-05-13T15:19:00Z">
        <w:r w:rsidR="006E2621" w:rsidDel="000A5918">
          <w:rPr>
            <w:rFonts w:cs="Times New Roman"/>
            <w:noProof/>
          </w:rPr>
          <w:delText>(</w:delText>
        </w:r>
      </w:del>
      <w:r w:rsidR="006E2621">
        <w:rPr>
          <w:rFonts w:cs="Times New Roman"/>
          <w:noProof/>
        </w:rPr>
        <w:t>Hurley</w:t>
      </w:r>
      <w:del w:id="80" w:author="MKONDIWA, Maxwell (CIMMYT-India)" w:date="2024-05-13T20:49:00Z" w16du:dateUtc="2024-05-13T15:19:00Z">
        <w:r w:rsidR="006E2621" w:rsidDel="000A5918">
          <w:rPr>
            <w:rFonts w:cs="Times New Roman"/>
            <w:noProof/>
          </w:rPr>
          <w:delText>, Koo, &amp; Tesfaye,</w:delText>
        </w:r>
      </w:del>
      <w:ins w:id="81" w:author="MKONDIWA, Maxwell (CIMMYT-India)" w:date="2024-05-13T20:49:00Z" w16du:dateUtc="2024-05-13T15:19:00Z">
        <w:r w:rsidR="000A5918">
          <w:rPr>
            <w:rFonts w:cs="Times New Roman"/>
            <w:noProof/>
          </w:rPr>
          <w:t xml:space="preserve"> et al</w:t>
        </w:r>
      </w:ins>
      <w:r w:rsidR="006E2621">
        <w:rPr>
          <w:rFonts w:cs="Times New Roman"/>
          <w:noProof/>
        </w:rPr>
        <w:t xml:space="preserve"> </w:t>
      </w:r>
      <w:ins w:id="82" w:author="MKONDIWA, Maxwell (CIMMYT-India)" w:date="2024-05-13T20:49:00Z" w16du:dateUtc="2024-05-13T15:19:00Z">
        <w:r w:rsidR="000A5918">
          <w:rPr>
            <w:rFonts w:cs="Times New Roman"/>
            <w:noProof/>
          </w:rPr>
          <w:t>(</w:t>
        </w:r>
      </w:ins>
      <w:r w:rsidR="006E2621">
        <w:rPr>
          <w:rFonts w:cs="Times New Roman"/>
          <w:noProof/>
        </w:rPr>
        <w:t>2018)</w:t>
      </w:r>
      <w:r w:rsidR="009F5123">
        <w:rPr>
          <w:rFonts w:cs="Times New Roman"/>
        </w:rPr>
        <w:fldChar w:fldCharType="end"/>
      </w:r>
      <w:r w:rsidR="009F5123">
        <w:rPr>
          <w:rFonts w:cs="Times New Roman"/>
        </w:rPr>
        <w:t xml:space="preserve"> </w:t>
      </w:r>
      <w:r w:rsidR="00F1450F" w:rsidRPr="00B03562">
        <w:rPr>
          <w:rFonts w:cs="Times New Roman"/>
        </w:rPr>
        <w:t xml:space="preserve">simulates whether weather risk affects the adoption of fertilizer and improved maize seeds. They use heterogeneity in soils and climate in a calibrated crop growth model to simulate the distributions of yields across adoption of fertilizer and improved maize seed scenarios. </w:t>
      </w:r>
    </w:p>
    <w:p w14:paraId="6D81E91E" w14:textId="0F8BD051" w:rsidR="00054C9D" w:rsidRPr="00B03562" w:rsidRDefault="00054C9D" w:rsidP="00412F53">
      <w:pPr>
        <w:jc w:val="both"/>
        <w:rPr>
          <w:rFonts w:cs="Times New Roman"/>
          <w:highlight w:val="yellow"/>
        </w:rPr>
      </w:pPr>
      <w:r w:rsidRPr="00B03562">
        <w:rPr>
          <w:rFonts w:cs="Times New Roman"/>
        </w:rPr>
        <w:t xml:space="preserve">We </w:t>
      </w:r>
      <w:r w:rsidR="00233ADC" w:rsidRPr="00B03562">
        <w:rPr>
          <w:rFonts w:cs="Times New Roman"/>
        </w:rPr>
        <w:t xml:space="preserve">specifically </w:t>
      </w:r>
      <w:r w:rsidRPr="00B03562">
        <w:rPr>
          <w:rFonts w:cs="Times New Roman"/>
        </w:rPr>
        <w:t>follow the approach proposed by</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w:t>
      </w:r>
      <w:ins w:id="83" w:author="MKONDIWA, Maxwell (CIMMYT-India)" w:date="2024-05-13T20:48:00Z" w16du:dateUtc="2024-05-13T15:18:00Z">
        <w:r w:rsidR="0033471E">
          <w:rPr>
            <w:rFonts w:cs="Times New Roman"/>
            <w:noProof/>
          </w:rPr>
          <w:t xml:space="preserve"> et al</w:t>
        </w:r>
      </w:ins>
      <w:del w:id="84" w:author="MKONDIWA, Maxwell (CIMMYT-India)" w:date="2024-05-13T20:47:00Z" w16du:dateUtc="2024-05-13T15:17:00Z">
        <w:r w:rsidR="006E2621" w:rsidDel="0033471E">
          <w:rPr>
            <w:rFonts w:cs="Times New Roman"/>
            <w:noProof/>
          </w:rPr>
          <w:delText>, Koo and Tesfaye</w:delText>
        </w:r>
      </w:del>
      <w:r w:rsidR="006E2621">
        <w:rPr>
          <w:rFonts w:cs="Times New Roman"/>
          <w:noProof/>
        </w:rPr>
        <w:t xml:space="preserve"> (2018)</w:t>
      </w:r>
      <w:r w:rsidR="009F5123">
        <w:rPr>
          <w:rFonts w:cs="Times New Roman"/>
        </w:rPr>
        <w:fldChar w:fldCharType="end"/>
      </w:r>
      <w:r w:rsidR="001138C2">
        <w:rPr>
          <w:rStyle w:val="FootnoteReference"/>
          <w:rFonts w:cs="Times New Roman"/>
        </w:rPr>
        <w:footnoteReference w:id="2"/>
      </w:r>
      <w:r w:rsidRPr="00B03562">
        <w:rPr>
          <w:rFonts w:cs="Times New Roman"/>
        </w:rPr>
        <w:t xml:space="preserve"> to estimate willingness to pay bounds for a risk</w:t>
      </w:r>
      <w:ins w:id="85" w:author="MKONDIWA, Maxwell (CIMMYT-India)" w:date="2024-05-13T22:10:00Z" w16du:dateUtc="2024-05-13T16:40:00Z">
        <w:r w:rsidR="00E662A1">
          <w:rPr>
            <w:rFonts w:cs="Times New Roman"/>
          </w:rPr>
          <w:t>-</w:t>
        </w:r>
      </w:ins>
      <w:del w:id="86" w:author="MKONDIWA, Maxwell (CIMMYT-India)" w:date="2024-05-13T22:10:00Z" w16du:dateUtc="2024-05-13T16:40:00Z">
        <w:r w:rsidRPr="00B03562" w:rsidDel="00E662A1">
          <w:rPr>
            <w:rFonts w:cs="Times New Roman"/>
          </w:rPr>
          <w:delText xml:space="preserve"> </w:delText>
        </w:r>
      </w:del>
      <w:r w:rsidRPr="00B03562">
        <w:rPr>
          <w:rFonts w:cs="Times New Roman"/>
        </w:rPr>
        <w:t xml:space="preserve">averse farmer to likely adopt </w:t>
      </w:r>
      <w:r w:rsidR="00441B99" w:rsidRPr="00B03562">
        <w:rPr>
          <w:rFonts w:cs="Times New Roman"/>
        </w:rPr>
        <w:t>an alternative rice planting date strategy</w:t>
      </w:r>
      <w:r w:rsidRPr="00B03562">
        <w:rPr>
          <w:rFonts w:cs="Times New Roman"/>
        </w:rPr>
        <w:t xml:space="preserve">. </w:t>
      </w:r>
      <w:r w:rsidR="00E92841">
        <w:rPr>
          <w:rFonts w:cs="Times New Roman"/>
        </w:rPr>
        <w:t xml:space="preserve"> The key idea of the </w:t>
      </w:r>
      <w:r w:rsidR="00C22D50">
        <w:rPr>
          <w:rFonts w:cs="Times New Roman"/>
        </w:rPr>
        <w:t>willingness to pay bounds is that there is a</w:t>
      </w:r>
      <w:r w:rsidR="003152C3">
        <w:rPr>
          <w:rFonts w:cs="Times New Roman"/>
        </w:rPr>
        <w:t xml:space="preserve">n </w:t>
      </w:r>
      <w:r w:rsidR="00C22D50">
        <w:rPr>
          <w:rFonts w:cs="Times New Roman"/>
        </w:rPr>
        <w:t>amount of economic gain</w:t>
      </w:r>
      <w:r w:rsidR="003152C3">
        <w:rPr>
          <w:rFonts w:cs="Times New Roman"/>
        </w:rPr>
        <w:t xml:space="preserve"> that will make one choose a new strategy in</w:t>
      </w:r>
      <w:r w:rsidR="00603E21">
        <w:rPr>
          <w:rFonts w:cs="Times New Roman"/>
        </w:rPr>
        <w:t xml:space="preserve"> the sense of second order stochastically dominating the base strategy</w:t>
      </w:r>
      <w:r w:rsidR="00065A86">
        <w:rPr>
          <w:rFonts w:cs="Times New Roman"/>
        </w:rPr>
        <w:t xml:space="preserve">. Similarly, </w:t>
      </w:r>
      <w:r w:rsidR="00985CD0">
        <w:rPr>
          <w:rFonts w:cs="Times New Roman"/>
        </w:rPr>
        <w:t xml:space="preserve">there </w:t>
      </w:r>
      <w:r w:rsidR="00985CD0">
        <w:rPr>
          <w:rFonts w:cs="Times New Roman"/>
        </w:rPr>
        <w:lastRenderedPageBreak/>
        <w:t>is an amount that would make them indifferent</w:t>
      </w:r>
      <w:r w:rsidR="00603E21">
        <w:rPr>
          <w:rFonts w:cs="Times New Roman"/>
        </w:rPr>
        <w:t>.</w:t>
      </w:r>
      <w:r w:rsidR="003F2260">
        <w:rPr>
          <w:rFonts w:cs="Times New Roman"/>
        </w:rPr>
        <w:t xml:space="preserve"> The algorithm uses a golden section search optimization approach to select the maximum and minimum </w:t>
      </w:r>
      <w:r w:rsidR="00BD567D">
        <w:rPr>
          <w:rFonts w:cs="Times New Roman"/>
        </w:rPr>
        <w:t>numbers that satisfy these conditions</w:t>
      </w:r>
      <w:ins w:id="87" w:author="MKONDIWA, Maxwell (CIMMYT-India)" w:date="2024-05-14T20:30:00Z" w16du:dateUtc="2024-05-14T15:00:00Z">
        <w:r w:rsidR="00D6320A">
          <w:rPr>
            <w:rFonts w:cs="Times New Roman"/>
          </w:rPr>
          <w:t xml:space="preserve">. This algorithm </w:t>
        </w:r>
      </w:ins>
      <w:ins w:id="88" w:author="MKONDIWA, Maxwell (CIMMYT-India)" w:date="2024-05-14T20:31:00Z" w16du:dateUtc="2024-05-14T15:01:00Z">
        <w:r w:rsidR="00F76A78">
          <w:rPr>
            <w:rFonts w:cs="Times New Roman"/>
          </w:rPr>
          <w:t xml:space="preserve">allows the check of whether </w:t>
        </w:r>
        <w:r w:rsidR="009E5A8B">
          <w:rPr>
            <w:rFonts w:cs="Times New Roman"/>
          </w:rPr>
          <w:t xml:space="preserve">a strategy </w:t>
        </w:r>
      </w:ins>
      <w:ins w:id="89" w:author="MKONDIWA, Maxwell (CIMMYT-India)" w:date="2024-05-14T20:32:00Z" w16du:dateUtc="2024-05-14T15:02:00Z">
        <w:r w:rsidR="009E5A8B">
          <w:rPr>
            <w:rFonts w:cs="Times New Roman"/>
          </w:rPr>
          <w:t xml:space="preserve">is better than the other </w:t>
        </w:r>
        <w:r w:rsidR="008F74BE">
          <w:rPr>
            <w:rFonts w:cs="Times New Roman"/>
          </w:rPr>
          <w:t xml:space="preserve">at different quantiles of the distribution and will compute the </w:t>
        </w:r>
      </w:ins>
      <w:ins w:id="90" w:author="MKONDIWA, Maxwell (CIMMYT-India)" w:date="2024-05-14T20:33:00Z" w16du:dateUtc="2024-05-14T15:03:00Z">
        <w:r w:rsidR="00A721E9">
          <w:rPr>
            <w:rFonts w:cs="Times New Roman"/>
          </w:rPr>
          <w:t xml:space="preserve">quantile and value at which this switch occurs thereby providing the bounds which </w:t>
        </w:r>
        <w:r w:rsidR="00054A70">
          <w:rPr>
            <w:rFonts w:cs="Times New Roman"/>
          </w:rPr>
          <w:t>Hurley et al (2018) call “willingness to pay bounds”</w:t>
        </w:r>
      </w:ins>
      <w:r w:rsidR="00BD567D">
        <w:rPr>
          <w:rFonts w:cs="Times New Roman"/>
        </w:rPr>
        <w:t xml:space="preserve">. </w:t>
      </w:r>
      <w:r w:rsidRPr="00B03562">
        <w:rPr>
          <w:rFonts w:cs="Times New Roman"/>
        </w:rPr>
        <w:t xml:space="preserve">We depart from their approach in </w:t>
      </w:r>
      <w:r w:rsidR="007F3FFB">
        <w:rPr>
          <w:rFonts w:cs="Times New Roman"/>
        </w:rPr>
        <w:t>three</w:t>
      </w:r>
      <w:r w:rsidRPr="00B03562">
        <w:rPr>
          <w:rFonts w:cs="Times New Roman"/>
        </w:rPr>
        <w:t xml:space="preserve"> substantial ways. First,</w:t>
      </w:r>
      <w:r w:rsidR="00A33DA9" w:rsidRPr="00B03562">
        <w:rPr>
          <w:rFonts w:cs="Times New Roman"/>
        </w:rPr>
        <w:t xml:space="preserve"> instead of fertilizers and improved varieties</w:t>
      </w:r>
      <w:r w:rsidR="007641CB" w:rsidRPr="00B03562">
        <w:rPr>
          <w:rFonts w:cs="Times New Roman"/>
        </w:rPr>
        <w:t>, we consider multiple</w:t>
      </w:r>
      <w:r w:rsidR="00FC17EE" w:rsidRPr="00B03562">
        <w:rPr>
          <w:rFonts w:cs="Times New Roman"/>
        </w:rPr>
        <w:t xml:space="preserve"> </w:t>
      </w:r>
      <w:r w:rsidR="007641CB" w:rsidRPr="00B03562">
        <w:rPr>
          <w:rFonts w:cs="Times New Roman"/>
        </w:rPr>
        <w:t>management changes including sowing dates, irrigation</w:t>
      </w:r>
      <w:r w:rsidR="00C16F24" w:rsidRPr="00B03562">
        <w:rPr>
          <w:rFonts w:cs="Times New Roman"/>
        </w:rPr>
        <w:t xml:space="preserve"> amounts,</w:t>
      </w:r>
      <w:r w:rsidR="007641CB" w:rsidRPr="00B03562">
        <w:rPr>
          <w:rFonts w:cs="Times New Roman"/>
        </w:rPr>
        <w:t xml:space="preserve"> and varieties</w:t>
      </w:r>
      <w:r w:rsidR="00C16F24" w:rsidRPr="00B03562">
        <w:rPr>
          <w:rFonts w:cs="Times New Roman"/>
        </w:rPr>
        <w:t xml:space="preserve"> differing on duration to maturity</w:t>
      </w:r>
      <w:r w:rsidR="007641CB" w:rsidRPr="00B03562">
        <w:rPr>
          <w:rFonts w:cs="Times New Roman"/>
        </w:rPr>
        <w:t xml:space="preserve">. </w:t>
      </w:r>
      <w:r w:rsidR="00F2042B">
        <w:rPr>
          <w:rFonts w:cs="Times New Roman"/>
        </w:rPr>
        <w:t xml:space="preserve">This allows a more realistic comparisons of the benefits of the interrelated crop management decisions rather than a piecemeal and partial analysis of specific </w:t>
      </w:r>
      <w:r w:rsidR="00CC30A5">
        <w:rPr>
          <w:rFonts w:cs="Times New Roman"/>
        </w:rPr>
        <w:t xml:space="preserve">decisions. </w:t>
      </w:r>
      <w:r w:rsidRPr="00B03562">
        <w:rPr>
          <w:rFonts w:cs="Times New Roman"/>
        </w:rPr>
        <w:t xml:space="preserve">Second, </w:t>
      </w:r>
      <w:r w:rsidR="003F0D75" w:rsidRPr="00B03562">
        <w:rPr>
          <w:rFonts w:cs="Times New Roman"/>
        </w:rPr>
        <w:t xml:space="preserve">we consider a </w:t>
      </w:r>
      <w:r w:rsidR="00FC17EE" w:rsidRPr="00B03562">
        <w:rPr>
          <w:rFonts w:cs="Times New Roman"/>
        </w:rPr>
        <w:t>rice-wheat multi-crop</w:t>
      </w:r>
      <w:r w:rsidR="002A3E8D" w:rsidRPr="00B03562">
        <w:rPr>
          <w:rFonts w:cs="Times New Roman"/>
        </w:rPr>
        <w:t xml:space="preserve"> </w:t>
      </w:r>
      <w:r w:rsidR="003F0D75" w:rsidRPr="00B03562">
        <w:rPr>
          <w:rFonts w:cs="Times New Roman"/>
        </w:rPr>
        <w:t>system</w:t>
      </w:r>
      <w:r w:rsidR="007829A0" w:rsidRPr="00B03562">
        <w:rPr>
          <w:rFonts w:cs="Times New Roman"/>
        </w:rPr>
        <w:t xml:space="preserve"> unlike</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w:t>
      </w:r>
      <w:ins w:id="91" w:author="MKONDIWA, Maxwell (CIMMYT-India)" w:date="2024-05-15T06:18:00Z" w16du:dateUtc="2024-05-15T00:48:00Z">
        <w:r w:rsidR="001B4087">
          <w:rPr>
            <w:rFonts w:cs="Times New Roman"/>
            <w:noProof/>
          </w:rPr>
          <w:t xml:space="preserve"> et al </w:t>
        </w:r>
      </w:ins>
      <w:del w:id="92" w:author="MKONDIWA, Maxwell (CIMMYT-India)" w:date="2024-05-15T06:18:00Z" w16du:dateUtc="2024-05-15T00:48:00Z">
        <w:r w:rsidR="006E2621" w:rsidDel="001B4087">
          <w:rPr>
            <w:rFonts w:cs="Times New Roman"/>
            <w:noProof/>
          </w:rPr>
          <w:delText xml:space="preserve">, Koo and Tesfaye </w:delText>
        </w:r>
      </w:del>
      <w:r w:rsidR="006E2621">
        <w:rPr>
          <w:rFonts w:cs="Times New Roman"/>
          <w:noProof/>
        </w:rPr>
        <w:t>(2018)</w:t>
      </w:r>
      <w:r w:rsidR="009F5123">
        <w:rPr>
          <w:rFonts w:cs="Times New Roman"/>
        </w:rPr>
        <w:fldChar w:fldCharType="end"/>
      </w:r>
      <w:r w:rsidR="007829A0" w:rsidRPr="00B03562">
        <w:rPr>
          <w:rFonts w:cs="Times New Roman"/>
        </w:rPr>
        <w:t xml:space="preserve"> who focus on maize only</w:t>
      </w:r>
      <w:r w:rsidR="00C30CFD" w:rsidRPr="00B03562">
        <w:rPr>
          <w:rFonts w:cs="Times New Roman"/>
        </w:rPr>
        <w:t>.</w:t>
      </w:r>
      <w:r w:rsidR="00262789">
        <w:rPr>
          <w:rFonts w:cs="Times New Roman"/>
        </w:rPr>
        <w:t xml:space="preserve"> This has the added </w:t>
      </w:r>
      <w:r w:rsidR="004B07B6">
        <w:rPr>
          <w:rFonts w:cs="Times New Roman"/>
        </w:rPr>
        <w:t>value that</w:t>
      </w:r>
      <w:r w:rsidR="00262789">
        <w:rPr>
          <w:rFonts w:cs="Times New Roman"/>
        </w:rPr>
        <w:t xml:space="preserve"> the optimal decision in one crop may be suboptimal for the next season there </w:t>
      </w:r>
      <w:r w:rsidR="00744AC9">
        <w:rPr>
          <w:rFonts w:cs="Times New Roman"/>
        </w:rPr>
        <w:t xml:space="preserve">providing the trade-offs that farmers make when making adjustments in one crop. </w:t>
      </w:r>
      <w:r w:rsidR="007F3FFB">
        <w:rPr>
          <w:rFonts w:cs="Times New Roman"/>
        </w:rPr>
        <w:t xml:space="preserve"> Third, we </w:t>
      </w:r>
      <w:r w:rsidR="00926022">
        <w:rPr>
          <w:rFonts w:cs="Times New Roman"/>
        </w:rPr>
        <w:t xml:space="preserve">do not only consider pairwise comparisons but also use the willingness to pay bounds to </w:t>
      </w:r>
      <w:r w:rsidR="008349D4">
        <w:rPr>
          <w:rFonts w:cs="Times New Roman"/>
        </w:rPr>
        <w:t>select the best strategy among</w:t>
      </w:r>
      <w:r w:rsidR="00A96289">
        <w:rPr>
          <w:rFonts w:cs="Times New Roman"/>
        </w:rPr>
        <w:t xml:space="preserve"> multiple</w:t>
      </w:r>
      <w:r w:rsidR="0094268C">
        <w:rPr>
          <w:rFonts w:cs="Times New Roman"/>
        </w:rPr>
        <w:t xml:space="preserve"> competing options. </w:t>
      </w:r>
      <w:r w:rsidR="0026722B">
        <w:rPr>
          <w:rFonts w:cs="Times New Roman"/>
        </w:rPr>
        <w:t xml:space="preserve">This has the advantage that we can select one </w:t>
      </w:r>
      <w:r w:rsidR="00461ECC">
        <w:rPr>
          <w:rFonts w:cs="Times New Roman"/>
        </w:rPr>
        <w:t>optimal strategy among the many to recommend for risk</w:t>
      </w:r>
      <w:ins w:id="93" w:author="MKONDIWA, Maxwell (CIMMYT-India)" w:date="2024-05-13T22:10:00Z" w16du:dateUtc="2024-05-13T16:40:00Z">
        <w:r w:rsidR="00E662A1">
          <w:rPr>
            <w:rFonts w:cs="Times New Roman"/>
          </w:rPr>
          <w:t>-</w:t>
        </w:r>
      </w:ins>
      <w:del w:id="94" w:author="MKONDIWA, Maxwell (CIMMYT-India)" w:date="2024-05-13T22:10:00Z" w16du:dateUtc="2024-05-13T16:40:00Z">
        <w:r w:rsidR="00461ECC" w:rsidDel="00E662A1">
          <w:rPr>
            <w:rFonts w:cs="Times New Roman"/>
          </w:rPr>
          <w:delText xml:space="preserve"> </w:delText>
        </w:r>
      </w:del>
      <w:r w:rsidR="00461ECC">
        <w:rPr>
          <w:rFonts w:cs="Times New Roman"/>
        </w:rPr>
        <w:t xml:space="preserve">averse farmers. </w:t>
      </w:r>
      <w:r w:rsidR="00D41FA2" w:rsidRPr="00B03562">
        <w:rPr>
          <w:rFonts w:cs="Times New Roman"/>
        </w:rPr>
        <w:t xml:space="preserve">Our application </w:t>
      </w:r>
      <w:r w:rsidR="0006346B">
        <w:rPr>
          <w:rFonts w:cs="Times New Roman"/>
        </w:rPr>
        <w:t xml:space="preserve">shows how this risk-assessment framework can handle increasingly </w:t>
      </w:r>
      <w:r w:rsidR="00675BD1" w:rsidRPr="00B03562">
        <w:rPr>
          <w:rFonts w:cs="Times New Roman"/>
        </w:rPr>
        <w:t>complex decisions</w:t>
      </w:r>
      <w:r w:rsidR="00602495" w:rsidRPr="00B03562">
        <w:rPr>
          <w:rFonts w:cs="Times New Roman"/>
        </w:rPr>
        <w:t xml:space="preserve">. </w:t>
      </w:r>
    </w:p>
    <w:p w14:paraId="0F1584B9" w14:textId="61E16B75" w:rsidR="008A1FFE" w:rsidRPr="00B03562" w:rsidRDefault="008A1FFE" w:rsidP="00412F53">
      <w:pPr>
        <w:jc w:val="both"/>
        <w:rPr>
          <w:rFonts w:cs="Times New Roman"/>
        </w:rPr>
      </w:pPr>
      <w:r w:rsidRPr="00B03562">
        <w:rPr>
          <w:rFonts w:cs="Times New Roman"/>
        </w:rPr>
        <w:t xml:space="preserve">The rest of the paper is organized as follows. We present next the methods focusing on the </w:t>
      </w:r>
      <w:r w:rsidR="003D3D0D" w:rsidRPr="00B03562">
        <w:rPr>
          <w:rFonts w:cs="Times New Roman"/>
        </w:rPr>
        <w:t xml:space="preserve">computational risk assessments. In section 3 we present results and discussion of the yield and economic benefits of alternative planting date strategies. We finally conclude in section 4. </w:t>
      </w:r>
    </w:p>
    <w:p w14:paraId="5D087CF3" w14:textId="0D020584" w:rsidR="00E8562B" w:rsidRPr="00254501" w:rsidRDefault="00A07E4C" w:rsidP="003A6789">
      <w:pPr>
        <w:pStyle w:val="Heading1"/>
      </w:pPr>
      <w:r>
        <w:br w:type="page"/>
      </w:r>
      <w:r w:rsidR="00872803" w:rsidRPr="00256197">
        <w:lastRenderedPageBreak/>
        <w:t xml:space="preserve">2. </w:t>
      </w:r>
      <w:r w:rsidR="00AD5F3B" w:rsidRPr="00256197">
        <w:t xml:space="preserve">Methods </w:t>
      </w:r>
    </w:p>
    <w:p w14:paraId="095FE15A" w14:textId="169C0784" w:rsidR="008A7FE7" w:rsidRDefault="00F53458" w:rsidP="00E8562B">
      <w:r>
        <w:t>In this section, we showcase and explain</w:t>
      </w:r>
      <w:r w:rsidR="00D25C89">
        <w:t xml:space="preserve"> our risk-assessment framework</w:t>
      </w:r>
      <w:ins w:id="95" w:author="MKONDIWA, Maxwell (CIMMYT-India)" w:date="2024-05-15T07:43:00Z" w16du:dateUtc="2024-05-15T02:13:00Z">
        <w:r w:rsidR="00F00DF0">
          <w:t xml:space="preserve"> which </w:t>
        </w:r>
        <w:r w:rsidR="00BF55B4">
          <w:t>departs from the conventional risk assessments that use mean-variance optimization</w:t>
        </w:r>
        <w:r w:rsidR="00840769">
          <w:t xml:space="preserve">. </w:t>
        </w:r>
      </w:ins>
      <w:ins w:id="96" w:author="MKONDIWA, Maxwell (CIMMYT-India)" w:date="2024-05-15T07:44:00Z" w16du:dateUtc="2024-05-15T02:14:00Z">
        <w:r w:rsidR="00840769" w:rsidRPr="00B03562">
          <w:rPr>
            <w:rFonts w:cs="Times New Roman"/>
          </w:rPr>
          <w:t>Th</w:t>
        </w:r>
        <w:r w:rsidR="00840769">
          <w:rPr>
            <w:rFonts w:cs="Times New Roman"/>
          </w:rPr>
          <w:t>e mean-variance optimization</w:t>
        </w:r>
        <w:r w:rsidR="00840769" w:rsidRPr="00B03562">
          <w:rPr>
            <w:rFonts w:cs="Times New Roman"/>
          </w:rPr>
          <w:t xml:space="preserve"> literature attempts to optimize on the trade-offs of achieving the highest return and lowest uncertainty therefore allows one to choose strategies that are more robust. Using modern portfolio theory </w:t>
        </w:r>
        <w:r w:rsidR="00840769">
          <w:rPr>
            <w:rFonts w:cs="Times New Roman"/>
          </w:rPr>
          <w:fldChar w:fldCharType="begin"/>
        </w:r>
        <w:r w:rsidR="00840769">
          <w:rPr>
            <w:rFonts w:cs="Times New Roman"/>
          </w:rPr>
          <w:instrText xml:space="preserve"> ADDIN EN.CITE &lt;EndNote&gt;&lt;Cite&gt;&lt;Author&gt;Markowitz&lt;/Author&gt;&lt;Year&gt;1959&lt;/Year&gt;&lt;RecNum&gt;22&lt;/RecNum&gt;&lt;DisplayText&gt;(Markowitz, 1959)&lt;/DisplayText&gt;&lt;record&gt;&lt;rec-number&gt;22&lt;/rec-number&gt;&lt;foreign-keys&gt;&lt;key app="EN" db-id="x2spr2203vv0rxezzvzxvftcr0vvxept9tas" timestamp="1697119641"&gt;22&lt;/key&gt;&lt;/foreign-keys&gt;&lt;ref-type name="Book"&gt;6&lt;/ref-type&gt;&lt;contributors&gt;&lt;authors&gt;&lt;author&gt;Harry M. Markowitz&lt;/author&gt;&lt;/authors&gt;&lt;/contributors&gt;&lt;titles&gt;&lt;title&gt;Portfolio Selection&lt;/title&gt;&lt;/titles&gt;&lt;dates&gt;&lt;year&gt;1959&lt;/year&gt;&lt;/dates&gt;&lt;pub-location&gt;New Haven, USA&lt;/pub-location&gt;&lt;publisher&gt;Yale University Press&lt;/publisher&gt;&lt;isbn&gt;9780300191677&lt;/isbn&gt;&lt;urls&gt;&lt;related-urls&gt;&lt;url&gt;https://doi.org/10.12987/9780300191677&lt;/url&gt;&lt;/related-urls&gt;&lt;/urls&gt;&lt;electronic-resource-num&gt;doi:10.12987/9780300191677&lt;/electronic-resource-num&gt;&lt;access-date&gt;2023-10-12&lt;/access-date&gt;&lt;/record&gt;&lt;/Cite&gt;&lt;/EndNote&gt;</w:instrText>
        </w:r>
        <w:r w:rsidR="00840769">
          <w:rPr>
            <w:rFonts w:cs="Times New Roman"/>
          </w:rPr>
          <w:fldChar w:fldCharType="separate"/>
        </w:r>
        <w:r w:rsidR="00840769">
          <w:rPr>
            <w:rFonts w:cs="Times New Roman"/>
            <w:noProof/>
          </w:rPr>
          <w:t>(Markowitz, 1959)</w:t>
        </w:r>
        <w:r w:rsidR="00840769">
          <w:rPr>
            <w:rFonts w:cs="Times New Roman"/>
          </w:rPr>
          <w:fldChar w:fldCharType="end"/>
        </w:r>
        <w:r w:rsidR="00840769" w:rsidRPr="00B03562">
          <w:rPr>
            <w:rFonts w:cs="Times New Roman"/>
          </w:rPr>
          <w:t xml:space="preserve"> which suggests that a strategy to maximize average returns may be a suboptimal strategy, </w:t>
        </w:r>
        <w:r w:rsidR="00840769">
          <w:rPr>
            <w:rFonts w:cs="Times New Roman"/>
          </w:rPr>
          <w:fldChar w:fldCharType="begin"/>
        </w:r>
        <w:r w:rsidR="00840769">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840769">
          <w:rPr>
            <w:rFonts w:cs="Times New Roman"/>
          </w:rPr>
          <w:fldChar w:fldCharType="separate"/>
        </w:r>
        <w:r w:rsidR="00840769">
          <w:rPr>
            <w:rFonts w:cs="Times New Roman"/>
            <w:noProof/>
          </w:rPr>
          <w:t>(Nalley and Barkley, 2010)</w:t>
        </w:r>
        <w:r w:rsidR="00840769">
          <w:rPr>
            <w:rFonts w:cs="Times New Roman"/>
          </w:rPr>
          <w:fldChar w:fldCharType="end"/>
        </w:r>
        <w:r w:rsidR="00840769">
          <w:rPr>
            <w:rFonts w:cs="Times New Roman"/>
          </w:rPr>
          <w:t xml:space="preserve"> </w:t>
        </w:r>
        <w:r w:rsidR="00840769" w:rsidRPr="00B03562">
          <w:rPr>
            <w:rFonts w:cs="Times New Roman"/>
          </w:rPr>
          <w:t xml:space="preserve">used a mean-variance analysis to optimally select wheat varieties that achieve highest return and lowest risk. This strategy still suffers from the limitation of using a subset of moments (mean and variance) of the distribution. The stochastic dominance approach </w:t>
        </w:r>
        <w:r w:rsidR="003024A8">
          <w:rPr>
            <w:rFonts w:cs="Times New Roman"/>
          </w:rPr>
          <w:t xml:space="preserve">from which </w:t>
        </w:r>
        <w:r w:rsidR="009041E5">
          <w:rPr>
            <w:rFonts w:cs="Times New Roman"/>
          </w:rPr>
          <w:t>the approach i</w:t>
        </w:r>
      </w:ins>
      <w:ins w:id="97" w:author="MKONDIWA, Maxwell (CIMMYT-India)" w:date="2024-05-15T07:45:00Z" w16du:dateUtc="2024-05-15T02:15:00Z">
        <w:r w:rsidR="009041E5">
          <w:rPr>
            <w:rFonts w:cs="Times New Roman"/>
          </w:rPr>
          <w:t xml:space="preserve">n this paper is based </w:t>
        </w:r>
      </w:ins>
      <w:ins w:id="98" w:author="MKONDIWA, Maxwell (CIMMYT-India)" w:date="2024-05-15T07:44:00Z" w16du:dateUtc="2024-05-15T02:14:00Z">
        <w:r w:rsidR="00840769" w:rsidRPr="00B03562">
          <w:rPr>
            <w:rFonts w:cs="Times New Roman"/>
          </w:rPr>
          <w:t xml:space="preserve">was developed to resolve these concerns in selecting robust strategies </w:t>
        </w:r>
        <w:r w:rsidR="00840769">
          <w:rPr>
            <w:rFonts w:cs="Times New Roman"/>
          </w:rPr>
          <w:fldChar w:fldCharType="begin"/>
        </w:r>
        <w:r w:rsidR="00840769">
          <w:rPr>
            <w:rFonts w:cs="Times New Roman"/>
          </w:rPr>
          <w:instrText xml:space="preserve"> ADDIN EN.CITE &lt;EndNote&gt;&lt;Cite&gt;&lt;Author&gt;Levy&lt;/Author&gt;&lt;Year&gt;2016&lt;/Year&gt;&lt;RecNum&gt;23&lt;/RecNum&gt;&lt;DisplayText&gt;(Levy,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840769">
          <w:rPr>
            <w:rFonts w:cs="Times New Roman"/>
          </w:rPr>
          <w:fldChar w:fldCharType="separate"/>
        </w:r>
        <w:r w:rsidR="00840769">
          <w:rPr>
            <w:rFonts w:cs="Times New Roman"/>
            <w:noProof/>
          </w:rPr>
          <w:t>(Levy, 2016)</w:t>
        </w:r>
        <w:r w:rsidR="00840769">
          <w:rPr>
            <w:rFonts w:cs="Times New Roman"/>
          </w:rPr>
          <w:fldChar w:fldCharType="end"/>
        </w:r>
        <w:r w:rsidR="00840769" w:rsidRPr="00B03562">
          <w:rPr>
            <w:rFonts w:cs="Times New Roman"/>
          </w:rPr>
          <w:t>.</w:t>
        </w:r>
      </w:ins>
      <w:ins w:id="99" w:author="MKONDIWA, Maxwell (CIMMYT-India)" w:date="2024-05-15T07:45:00Z" w16du:dateUtc="2024-05-15T02:15:00Z">
        <w:r w:rsidR="009041E5">
          <w:rPr>
            <w:rFonts w:cs="Times New Roman"/>
          </w:rPr>
          <w:t xml:space="preserve"> </w:t>
        </w:r>
      </w:ins>
      <w:del w:id="100" w:author="MKONDIWA, Maxwell (CIMMYT-India)" w:date="2024-05-15T07:43:00Z" w16du:dateUtc="2024-05-15T02:13:00Z">
        <w:r w:rsidDel="00F00DF0">
          <w:delText xml:space="preserve">. </w:delText>
        </w:r>
      </w:del>
      <w:r>
        <w:t xml:space="preserve">We first explain the </w:t>
      </w:r>
      <w:ins w:id="101" w:author="MKONDIWA, Maxwell (CIMMYT-India)" w:date="2024-05-15T07:45:00Z" w16du:dateUtc="2024-05-15T02:15:00Z">
        <w:r w:rsidR="002358E7">
          <w:t xml:space="preserve">proposed </w:t>
        </w:r>
      </w:ins>
      <w:r>
        <w:t xml:space="preserve">framework from a theoretical perspective. Subsequently, we briefly explain how we use the </w:t>
      </w:r>
      <w:r w:rsidR="008521E4">
        <w:t xml:space="preserve">gridded </w:t>
      </w:r>
      <w:ins w:id="102" w:author="MKONDIWA, Maxwell (CIMMYT-India)" w:date="2024-05-13T21:32:00Z" w16du:dateUtc="2024-05-13T16:02:00Z">
        <w:r w:rsidR="001857A7">
          <w:t xml:space="preserve">Agricultural Production Systems </w:t>
        </w:r>
      </w:ins>
      <w:ins w:id="103" w:author="MKONDIWA, Maxwell (CIMMYT-India)" w:date="2024-05-13T21:33:00Z" w16du:dateUtc="2024-05-13T16:03:00Z">
        <w:r w:rsidR="00AD488C">
          <w:t>Simulator (</w:t>
        </w:r>
      </w:ins>
      <w:r w:rsidR="008521E4">
        <w:t>APSIM</w:t>
      </w:r>
      <w:ins w:id="104" w:author="MKONDIWA, Maxwell (CIMMYT-India)" w:date="2024-05-13T21:33:00Z" w16du:dateUtc="2024-05-13T16:03:00Z">
        <w:r w:rsidR="00AD488C">
          <w:t>)</w:t>
        </w:r>
      </w:ins>
      <w:r w:rsidR="008521E4">
        <w:t xml:space="preserve"> simulation outputs from </w:t>
      </w:r>
      <w:r w:rsidR="009F5123">
        <w:fldChar w:fldCharType="begin"/>
      </w:r>
      <w:r w:rsidR="009F5123">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9F5123">
        <w:t xml:space="preserve"> </w:t>
      </w:r>
      <w:r>
        <w:t>to illustrate our approach</w:t>
      </w:r>
      <w:r w:rsidR="008521E4">
        <w:t>.</w:t>
      </w:r>
      <w:r>
        <w:t xml:space="preserve"> </w:t>
      </w:r>
    </w:p>
    <w:p w14:paraId="3631671E" w14:textId="28150A66" w:rsidR="008A7FE7" w:rsidRDefault="008A7FE7" w:rsidP="00E8562B">
      <w:r>
        <w:t>In short, w</w:t>
      </w:r>
      <w:r w:rsidR="00F53458">
        <w:t>e illustrate our approach in the Results section by (</w:t>
      </w:r>
      <w:proofErr w:type="spellStart"/>
      <w:r w:rsidR="00F53458">
        <w:t>i</w:t>
      </w:r>
      <w:proofErr w:type="spellEnd"/>
      <w:r w:rsidR="00F53458">
        <w:t>)</w:t>
      </w:r>
      <w:r w:rsidR="008521E4">
        <w:t xml:space="preserve"> </w:t>
      </w:r>
      <w:r w:rsidR="00F53458">
        <w:t>comparing</w:t>
      </w:r>
      <w:r w:rsidR="008521E4">
        <w:t xml:space="preserve"> the different </w:t>
      </w:r>
      <w:r w:rsidR="00F53458">
        <w:t>plan</w:t>
      </w:r>
      <w:r w:rsidR="00F7254E">
        <w:t>t</w:t>
      </w:r>
      <w:r w:rsidR="00F53458">
        <w:t>ing strategies by crop and their yield</w:t>
      </w:r>
      <w:r>
        <w:t xml:space="preserve"> risks,</w:t>
      </w:r>
      <w:r w:rsidR="00F53458">
        <w:t xml:space="preserve"> (ii)</w:t>
      </w:r>
      <w:r>
        <w:t xml:space="preserve"> systems level</w:t>
      </w:r>
      <w:r w:rsidR="00F53458">
        <w:t xml:space="preserve"> revenue, and (iii)</w:t>
      </w:r>
      <w:r>
        <w:t xml:space="preserve"> system level</w:t>
      </w:r>
      <w:r w:rsidR="00F53458">
        <w:t xml:space="preserve"> partial </w:t>
      </w:r>
      <w:r>
        <w:t>profits</w:t>
      </w:r>
      <w:r w:rsidR="00F53458">
        <w:t>. Finally,</w:t>
      </w:r>
      <w:r w:rsidR="002E0461">
        <w:t xml:space="preserve"> (iv)</w:t>
      </w:r>
      <w:r w:rsidR="00F53458">
        <w:t xml:space="preserve"> we determine </w:t>
      </w:r>
      <w:r w:rsidR="002E0461">
        <w:t>the most optimal planting strategy for risk</w:t>
      </w:r>
      <w:ins w:id="105" w:author="MKONDIWA, Maxwell (CIMMYT-India)" w:date="2024-05-13T22:10:00Z" w16du:dateUtc="2024-05-13T16:40:00Z">
        <w:r w:rsidR="00E662A1">
          <w:t>-</w:t>
        </w:r>
      </w:ins>
      <w:del w:id="106" w:author="MKONDIWA, Maxwell (CIMMYT-India)" w:date="2024-05-13T22:10:00Z" w16du:dateUtc="2024-05-13T16:40:00Z">
        <w:r w:rsidR="002E0461" w:rsidDel="00E662A1">
          <w:delText xml:space="preserve"> </w:delText>
        </w:r>
      </w:del>
      <w:r w:rsidR="002E0461">
        <w:t>averse farmers for each grid-cell acro</w:t>
      </w:r>
      <w:r w:rsidR="00F7254E">
        <w:t>s</w:t>
      </w:r>
      <w:r w:rsidR="002E0461">
        <w:t>s the IGP.</w:t>
      </w:r>
      <w:r>
        <w:t xml:space="preserve"> To determine which strategy performs best from a risk perspective, we use a novel method to estimate willingness to pay bounds through a stochastic dominance approach to determine which rice planting strategies are both economically beneficial and least risky. </w:t>
      </w:r>
      <w:r w:rsidR="008521E4">
        <w:t>To assess economic returns, we multiply the simulated yield outcomes with spatially explicit price data for rice and wheat. Since the only variable cost of in the simulation is irrigation amount</w:t>
      </w:r>
      <w:ins w:id="107" w:author="MKONDIWA, Maxwell (CIMMYT-India)" w:date="2024-05-13T22:42:00Z" w16du:dateUtc="2024-05-13T17:12:00Z">
        <w:r w:rsidR="00997DA3">
          <w:rPr>
            <w:rStyle w:val="FootnoteReference"/>
          </w:rPr>
          <w:footnoteReference w:id="3"/>
        </w:r>
      </w:ins>
      <w:r w:rsidR="008521E4">
        <w:t xml:space="preserve">, we consider their impact on the outputs and calculate partial profits using common irrigation cost of </w:t>
      </w:r>
      <w:r w:rsidR="00B14FB4">
        <w:t>US$</w:t>
      </w:r>
      <w:r w:rsidR="00670625">
        <w:t>1</w:t>
      </w:r>
      <w:r w:rsidR="00F07F40">
        <w:t>.26</w:t>
      </w:r>
      <w:r w:rsidR="008521E4">
        <w:t xml:space="preserve"> per m</w:t>
      </w:r>
      <w:r w:rsidR="008521E4" w:rsidRPr="00B03562">
        <w:rPr>
          <w:vertAlign w:val="superscript"/>
        </w:rPr>
        <w:t>3</w:t>
      </w:r>
      <w:r w:rsidR="007B019E">
        <w:rPr>
          <w:vertAlign w:val="superscript"/>
        </w:rPr>
        <w:t xml:space="preserve"> </w: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 </w:instrTex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EN.CITE.DATA </w:instrText>
      </w:r>
      <w:r w:rsidR="007B019E" w:rsidRPr="00B03562">
        <w:fldChar w:fldCharType="end"/>
      </w:r>
      <w:r w:rsidR="007B019E" w:rsidRPr="00B03562">
        <w:fldChar w:fldCharType="separate"/>
      </w:r>
      <w:r w:rsidR="007B019E" w:rsidRPr="00B03562">
        <w:rPr>
          <w:noProof/>
        </w:rPr>
        <w:t>(Shah et al., 2009; Urfels et al., 2020)</w:t>
      </w:r>
      <w:r w:rsidR="007B019E" w:rsidRPr="00B03562">
        <w:fldChar w:fldCharType="end"/>
      </w:r>
      <w:r w:rsidR="007B019E" w:rsidRPr="007B019E">
        <w:t xml:space="preserve"> </w:t>
      </w:r>
      <w:r w:rsidR="008521E4">
        <w:t>and multiply it with the total irrigation amount required in each simulation.</w:t>
      </w:r>
      <w:r w:rsidR="008451ED">
        <w:t xml:space="preserve"> </w:t>
      </w:r>
    </w:p>
    <w:p w14:paraId="4910E467" w14:textId="5EDD9D40" w:rsidR="008521E4" w:rsidRDefault="008451ED" w:rsidP="00E8562B">
      <w:r>
        <w:t>The remainder of this Methods section provides an overview of (</w:t>
      </w:r>
      <w:proofErr w:type="spellStart"/>
      <w:r>
        <w:t>i</w:t>
      </w:r>
      <w:proofErr w:type="spellEnd"/>
      <w:r>
        <w:t>) our risk assessment approach</w:t>
      </w:r>
      <w:ins w:id="111" w:author="MKONDIWA, Maxwell (CIMMYT-India)" w:date="2024-05-15T06:33:00Z" w16du:dateUtc="2024-05-15T01:03:00Z">
        <w:r w:rsidR="004D5429">
          <w:t xml:space="preserve"> (section 2.2-2.3)</w:t>
        </w:r>
      </w:ins>
      <w:r w:rsidR="002E0461">
        <w:t xml:space="preserve"> and (i</w:t>
      </w:r>
      <w:r w:rsidR="00EE38AD">
        <w:t>i</w:t>
      </w:r>
      <w:r w:rsidR="002E0461">
        <w:t xml:space="preserve">) </w:t>
      </w:r>
      <w:del w:id="112" w:author="MKONDIWA, Maxwell (CIMMYT-India)" w:date="2024-05-13T22:03:00Z" w16du:dateUtc="2024-05-13T16:33:00Z">
        <w:r w:rsidR="002E0461" w:rsidDel="005E14D7">
          <w:delText xml:space="preserve">more </w:delText>
        </w:r>
      </w:del>
      <w:r w:rsidR="002E0461">
        <w:t>details on the input data</w:t>
      </w:r>
      <w:ins w:id="113" w:author="MKONDIWA, Maxwell (CIMMYT-India)" w:date="2024-05-15T06:33:00Z" w16du:dateUtc="2024-05-15T01:03:00Z">
        <w:r w:rsidR="004D5429">
          <w:t xml:space="preserve"> (section 2.3)</w:t>
        </w:r>
      </w:ins>
      <w:r w:rsidR="002E0461">
        <w:t>.</w:t>
      </w:r>
    </w:p>
    <w:p w14:paraId="007E08A5" w14:textId="0264A5D1" w:rsidR="00D25C89" w:rsidRPr="00E8562B" w:rsidDel="002358E7" w:rsidRDefault="00D25C89" w:rsidP="00B03562">
      <w:pPr>
        <w:rPr>
          <w:del w:id="114" w:author="MKONDIWA, Maxwell (CIMMYT-India)" w:date="2024-05-15T07:45:00Z" w16du:dateUtc="2024-05-15T02:15:00Z"/>
        </w:rPr>
      </w:pPr>
    </w:p>
    <w:p w14:paraId="582431B9" w14:textId="3437C625" w:rsidR="00066CE6" w:rsidRDefault="0076486E" w:rsidP="00962A74">
      <w:pPr>
        <w:pStyle w:val="Heading2"/>
      </w:pPr>
      <w:r w:rsidRPr="00256197">
        <w:t>2.</w:t>
      </w:r>
      <w:r w:rsidR="00C76415">
        <w:t>1</w:t>
      </w:r>
      <w:r w:rsidR="00D42692" w:rsidRPr="00256197">
        <w:t>.</w:t>
      </w:r>
      <w:r w:rsidRPr="00256197">
        <w:t xml:space="preserve"> </w:t>
      </w:r>
      <w:r w:rsidR="00FD17C2" w:rsidRPr="00256197">
        <w:t>Computational spatial ex</w:t>
      </w:r>
      <w:r w:rsidR="003A2ECA" w:rsidRPr="00256197">
        <w:t>-</w:t>
      </w:r>
      <w:r w:rsidR="00FD17C2" w:rsidRPr="00256197">
        <w:t xml:space="preserve">ante economic </w:t>
      </w:r>
      <w:r w:rsidR="003D59F3" w:rsidRPr="00256197">
        <w:t>model</w:t>
      </w:r>
      <w:r w:rsidR="00FD17C2" w:rsidRPr="00256197">
        <w:t xml:space="preserve"> under risk aversion</w:t>
      </w:r>
    </w:p>
    <w:p w14:paraId="4CC0AEA2" w14:textId="021D8835" w:rsidR="00954B78" w:rsidRPr="00954B78" w:rsidRDefault="00BD1DB1" w:rsidP="00B03562">
      <w:ins w:id="115" w:author="MKONDIWA, Maxwell (CIMMYT-India)" w:date="2024-05-13T21:43:00Z" w16du:dateUtc="2024-05-13T16:13:00Z">
        <w:r>
          <w:t>The</w:t>
        </w:r>
      </w:ins>
      <w:del w:id="116" w:author="MKONDIWA, Maxwell (CIMMYT-India)" w:date="2024-05-13T21:43:00Z" w16du:dateUtc="2024-05-13T16:13:00Z">
        <w:r w:rsidR="00954B78" w:rsidDel="00BD1DB1">
          <w:delText>Our</w:delText>
        </w:r>
      </w:del>
      <w:r w:rsidR="00954B78">
        <w:t xml:space="preserve"> framework uses a two-step approach</w:t>
      </w:r>
      <w:r w:rsidR="007B019E">
        <w:t>:</w:t>
      </w:r>
      <w:r w:rsidR="00954B78">
        <w:t xml:space="preserve"> </w:t>
      </w:r>
      <w:r w:rsidR="007B019E">
        <w:t>F</w:t>
      </w:r>
      <w:r w:rsidR="00954B78">
        <w:t>irst</w:t>
      </w:r>
      <w:r w:rsidR="007B019E">
        <w:t xml:space="preserve"> we</w:t>
      </w:r>
      <w:r w:rsidR="00954B78">
        <w:t xml:space="preserve"> evaluat</w:t>
      </w:r>
      <w:r w:rsidR="007B019E">
        <w:t>e</w:t>
      </w:r>
      <w:r w:rsidR="00954B78">
        <w:t xml:space="preserve"> systems-level yield risks and subsequently systems level economic risks. For both yield </w:t>
      </w:r>
      <w:r w:rsidR="001C73F0">
        <w:t xml:space="preserve">risks </w:t>
      </w:r>
      <w:r w:rsidR="00954B78">
        <w:t>and economic risks,</w:t>
      </w:r>
      <w:r w:rsidR="001C73F0">
        <w:t xml:space="preserve"> we assess adaptation options through </w:t>
      </w:r>
      <w:r w:rsidR="001C7775">
        <w:t xml:space="preserve">a </w:t>
      </w:r>
      <w:r w:rsidR="001C73F0">
        <w:t>willingness to pay (WTP)</w:t>
      </w:r>
      <w:r w:rsidR="001C7775">
        <w:t xml:space="preserve"> lens</w:t>
      </w:r>
      <w:r w:rsidR="00E36C30">
        <w:t xml:space="preserve"> that considers both economic performance and riskiness</w:t>
      </w:r>
      <w:r w:rsidR="00FA7FCD">
        <w:t>. The guiding question is: How much would a farmer be willing to pay for an adaptation option and still be clearly better off than with the baseline</w:t>
      </w:r>
      <w:r w:rsidR="00E36C30">
        <w:t>?</w:t>
      </w:r>
      <w:r w:rsidR="00FA7FCD">
        <w:t xml:space="preserve">  </w:t>
      </w:r>
      <w:r w:rsidR="00E36C30">
        <w:t>To assess this, w</w:t>
      </w:r>
      <w:r w:rsidR="00EA2915">
        <w:t xml:space="preserve">e assume that </w:t>
      </w:r>
      <w:r w:rsidR="001C7775">
        <w:t>an adaptation option is suitable for risk</w:t>
      </w:r>
      <w:ins w:id="117" w:author="MKONDIWA, Maxwell (CIMMYT-India)" w:date="2024-05-13T22:11:00Z" w16du:dateUtc="2024-05-13T16:41:00Z">
        <w:r w:rsidR="003160EA">
          <w:t>-</w:t>
        </w:r>
      </w:ins>
      <w:del w:id="118" w:author="MKONDIWA, Maxwell (CIMMYT-India)" w:date="2024-05-13T22:11:00Z" w16du:dateUtc="2024-05-13T16:41:00Z">
        <w:r w:rsidR="001C7775" w:rsidDel="003160EA">
          <w:delText xml:space="preserve"> </w:delText>
        </w:r>
      </w:del>
      <w:r w:rsidR="001C7775">
        <w:t xml:space="preserve">averse farmers if </w:t>
      </w:r>
      <w:r w:rsidR="00EA2915">
        <w:t>the distribution (not just the average) of yield and economic outcomes supersedes the baseline</w:t>
      </w:r>
      <w:r w:rsidR="007B019E">
        <w:t xml:space="preserve"> so that the chance of having inferior outcomes is reduced</w:t>
      </w:r>
      <w:r w:rsidR="004877DF">
        <w:t>. Using the so called ‘second order stochastic dominance’</w:t>
      </w:r>
      <w:r w:rsidR="000E4BC9">
        <w:t xml:space="preserve"> (SOSD)</w:t>
      </w:r>
      <w:r w:rsidR="0066475C">
        <w:t xml:space="preserve"> – a well-established </w:t>
      </w:r>
      <w:r w:rsidR="0066475C">
        <w:lastRenderedPageBreak/>
        <w:t xml:space="preserve">measure </w:t>
      </w:r>
      <w:r w:rsidR="000E4BC9">
        <w:t xml:space="preserve">in decision theory </w:t>
      </w:r>
      <w:r w:rsidR="0066475C">
        <w:t>for comparing the risk</w:t>
      </w:r>
      <w:r w:rsidR="00693E6C">
        <w:t xml:space="preserve">iness </w:t>
      </w:r>
      <w:r w:rsidR="0066475C">
        <w:t xml:space="preserve">inherent in two distributions – </w:t>
      </w:r>
      <w:r w:rsidR="004877DF">
        <w:t xml:space="preserve"> we </w:t>
      </w:r>
      <w:r w:rsidR="0066475C">
        <w:t>assess</w:t>
      </w:r>
      <w:r w:rsidR="004877DF">
        <w:t xml:space="preserve"> whether </w:t>
      </w:r>
      <w:r w:rsidR="0066475C">
        <w:t>the adaptation option is less risky than the baseline</w:t>
      </w:r>
      <w:r w:rsidR="00FA7FCD">
        <w:t xml:space="preserve"> (i.e. negative outcomes less likely)</w:t>
      </w:r>
      <w:r w:rsidR="0066475C">
        <w:t>.</w:t>
      </w:r>
      <w:r w:rsidR="007B019E">
        <w:t xml:space="preserve"> </w:t>
      </w:r>
      <w:r w:rsidR="000E4BC9">
        <w:t>Below we provide an overview of how SOSD works for our case. For more details regarding SOSD and risk aversion, p</w:t>
      </w:r>
      <w:r w:rsidR="0066475C">
        <w:t xml:space="preserve">lease see </w:t>
      </w:r>
      <w:r w:rsidR="009F5123">
        <w:fldChar w:fldCharType="begin"/>
      </w:r>
      <w:r w:rsidR="009F5123">
        <w:instrText xml:space="preserve"> ADDIN EN.CITE &lt;EndNote&gt;&lt;Cite AuthorYear="1"&gt;&lt;Author&gt;Levy&lt;/Author&gt;&lt;Year&gt;2016&lt;/Year&gt;&lt;RecNum&gt;23&lt;/RecNum&gt;&lt;DisplayText&gt;Levy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fldChar w:fldCharType="separate"/>
      </w:r>
      <w:r w:rsidR="009F5123">
        <w:rPr>
          <w:noProof/>
        </w:rPr>
        <w:t>Levy (2016)</w:t>
      </w:r>
      <w:r w:rsidR="009F5123">
        <w:fldChar w:fldCharType="end"/>
      </w:r>
      <w:r w:rsidR="009F5123">
        <w:rPr>
          <w:rFonts w:cs="Times New Roman"/>
        </w:rPr>
        <w:t xml:space="preserve"> </w:t>
      </w:r>
      <w:r w:rsidR="0066475C">
        <w:rPr>
          <w:rFonts w:cs="Times New Roman"/>
        </w:rPr>
        <w:t>and</w:t>
      </w:r>
      <w:r w:rsidR="0066475C" w:rsidRPr="00450E8D">
        <w:rPr>
          <w:rFonts w:cs="Times New Roman"/>
        </w:rPr>
        <w:t xml:space="preserve"> </w:t>
      </w:r>
      <w:r w:rsidR="009F5123">
        <w:rPr>
          <w:rFonts w:cs="Times New Roman"/>
        </w:rPr>
        <w:fldChar w:fldCharType="begin"/>
      </w:r>
      <w:r w:rsidR="009F5123">
        <w:rPr>
          <w:rFonts w:cs="Times New Roman"/>
        </w:rPr>
        <w:instrText xml:space="preserve"> ADDIN EN.CITE &lt;EndNote&gt;&lt;Cite&gt;&lt;Author&gt;Meyer&lt;/Author&gt;&lt;Year&gt;1977&lt;/Year&gt;&lt;RecNum&gt;24&lt;/RecNum&gt;&lt;DisplayText&gt;(Meyer, 1977)&lt;/DisplayText&gt;&lt;record&gt;&lt;rec-number&gt;24&lt;/rec-number&gt;&lt;foreign-keys&gt;&lt;key app="EN" db-id="x2spr2203vv0rxezzvzxvftcr0vvxept9tas" timestamp="1697121205"&gt;24&lt;/key&gt;&lt;/foreign-keys&gt;&lt;ref-type name="Journal Article"&gt;17&lt;/ref-type&gt;&lt;contributors&gt;&lt;authors&gt;&lt;author&gt;Meyer, Jack&lt;/author&gt;&lt;/authors&gt;&lt;/contributors&gt;&lt;titles&gt;&lt;title&gt;Second Degree Stochastic Dominance with Respect to a Function&lt;/title&gt;&lt;secondary-title&gt;International Economic Review&lt;/secondary-title&gt;&lt;/titles&gt;&lt;periodical&gt;&lt;full-title&gt;International Economic Review&lt;/full-title&gt;&lt;/periodical&gt;&lt;pages&gt;477-87&lt;/pages&gt;&lt;volume&gt;18&lt;/volume&gt;&lt;number&gt;2&lt;/number&gt;&lt;dates&gt;&lt;year&gt;1977&lt;/year&gt;&lt;/dates&gt;&lt;urls&gt;&lt;related-urls&gt;&lt;url&gt;https://EconPapers.repec.org/RePEc:ier:iecrev:v:18:y:1977:i:2:p:477-87&lt;/url&gt;&lt;/related-urls&gt;&lt;/urls&gt;&lt;/record&gt;&lt;/Cite&gt;&lt;/EndNote&gt;</w:instrText>
      </w:r>
      <w:r w:rsidR="009F5123">
        <w:rPr>
          <w:rFonts w:cs="Times New Roman"/>
        </w:rPr>
        <w:fldChar w:fldCharType="separate"/>
      </w:r>
      <w:del w:id="119" w:author="MKONDIWA, Maxwell (CIMMYT-India)" w:date="2024-05-13T20:33:00Z" w16du:dateUtc="2024-05-13T15:03:00Z">
        <w:r w:rsidR="009F5123" w:rsidDel="00D00F6D">
          <w:rPr>
            <w:rFonts w:cs="Times New Roman"/>
            <w:noProof/>
          </w:rPr>
          <w:delText>(</w:delText>
        </w:r>
      </w:del>
      <w:r w:rsidR="009F5123">
        <w:rPr>
          <w:rFonts w:cs="Times New Roman"/>
          <w:noProof/>
        </w:rPr>
        <w:t>Meyer</w:t>
      </w:r>
      <w:del w:id="120" w:author="MKONDIWA, Maxwell (CIMMYT-India)" w:date="2024-05-13T20:33:00Z" w16du:dateUtc="2024-05-13T15:03:00Z">
        <w:r w:rsidR="009F5123" w:rsidDel="00D00F6D">
          <w:rPr>
            <w:rFonts w:cs="Times New Roman"/>
            <w:noProof/>
          </w:rPr>
          <w:delText>,</w:delText>
        </w:r>
      </w:del>
      <w:r w:rsidR="009F5123">
        <w:rPr>
          <w:rFonts w:cs="Times New Roman"/>
          <w:noProof/>
        </w:rPr>
        <w:t xml:space="preserve"> </w:t>
      </w:r>
      <w:ins w:id="121" w:author="MKONDIWA, Maxwell (CIMMYT-India)" w:date="2024-05-13T20:33:00Z" w16du:dateUtc="2024-05-13T15:03:00Z">
        <w:r w:rsidR="00D00F6D">
          <w:rPr>
            <w:rFonts w:cs="Times New Roman"/>
            <w:noProof/>
          </w:rPr>
          <w:t>(</w:t>
        </w:r>
      </w:ins>
      <w:r w:rsidR="009F5123">
        <w:rPr>
          <w:rFonts w:cs="Times New Roman"/>
          <w:noProof/>
        </w:rPr>
        <w:t>1977)</w:t>
      </w:r>
      <w:r w:rsidR="009F5123">
        <w:rPr>
          <w:rFonts w:cs="Times New Roman"/>
        </w:rPr>
        <w:fldChar w:fldCharType="end"/>
      </w:r>
      <w:r w:rsidR="009F5123">
        <w:rPr>
          <w:rFonts w:cs="Times New Roman"/>
        </w:rPr>
        <w:t xml:space="preserve"> </w:t>
      </w:r>
      <w:r w:rsidR="0066475C">
        <w:t>for a detailed explanation</w:t>
      </w:r>
      <w:r w:rsidR="000E4BC9">
        <w:t xml:space="preserve">. </w:t>
      </w:r>
    </w:p>
    <w:p w14:paraId="3BD303B8" w14:textId="4768709B" w:rsidR="00E36C30" w:rsidRDefault="008304F2" w:rsidP="00D5110A">
      <w:pPr>
        <w:pStyle w:val="Heading2"/>
      </w:pPr>
      <w:r w:rsidRPr="00256197">
        <w:t xml:space="preserve">2.2. </w:t>
      </w:r>
      <w:r w:rsidR="00FA7FCD">
        <w:t>Comparing the riskiness of two</w:t>
      </w:r>
      <w:r w:rsidR="00E36C30">
        <w:t xml:space="preserve"> agronomic adaptation options</w:t>
      </w:r>
    </w:p>
    <w:p w14:paraId="6E91253F" w14:textId="5F123C54" w:rsidR="00E36C30" w:rsidRDefault="00954B78" w:rsidP="000E4BC9">
      <w:pPr>
        <w:jc w:val="both"/>
        <w:rPr>
          <w:rFonts w:cs="Times New Roman"/>
        </w:rPr>
      </w:pPr>
      <w:r>
        <w:rPr>
          <w:rFonts w:cs="Times New Roman"/>
        </w:rPr>
        <w:t xml:space="preserve">To evaluate </w:t>
      </w:r>
      <w:r w:rsidR="00E36C30">
        <w:rPr>
          <w:rFonts w:cs="Times New Roman"/>
        </w:rPr>
        <w:t xml:space="preserve">the </w:t>
      </w:r>
      <w:r>
        <w:rPr>
          <w:rFonts w:cs="Times New Roman"/>
        </w:rPr>
        <w:t>risk</w:t>
      </w:r>
      <w:r w:rsidR="00E36C30">
        <w:rPr>
          <w:rFonts w:cs="Times New Roman"/>
        </w:rPr>
        <w:t>iness of an adaptation option regarding either yield or economic returns</w:t>
      </w:r>
      <w:r>
        <w:rPr>
          <w:rFonts w:cs="Times New Roman"/>
        </w:rPr>
        <w:t>, w</w:t>
      </w:r>
      <w:r w:rsidR="0020186E" w:rsidRPr="00B03562">
        <w:rPr>
          <w:rFonts w:cs="Times New Roman"/>
        </w:rPr>
        <w:t>e c</w:t>
      </w:r>
      <w:r w:rsidR="00285F22" w:rsidRPr="00B03562">
        <w:rPr>
          <w:rFonts w:cs="Times New Roman"/>
        </w:rPr>
        <w:t>ompute spatially explicit willingness to pay</w:t>
      </w:r>
      <w:r w:rsidR="00F66409" w:rsidRPr="00B03562">
        <w:rPr>
          <w:rFonts w:cs="Times New Roman"/>
        </w:rPr>
        <w:t xml:space="preserve"> bounds</w:t>
      </w:r>
      <w:r w:rsidR="00285F22" w:rsidRPr="00B03562">
        <w:rPr>
          <w:rFonts w:cs="Times New Roman"/>
        </w:rPr>
        <w:t xml:space="preserve"> in </w:t>
      </w:r>
      <w:r w:rsidR="00517D62" w:rsidRPr="00B03562">
        <w:rPr>
          <w:rFonts w:cs="Times New Roman"/>
        </w:rPr>
        <w:t xml:space="preserve">rice and </w:t>
      </w:r>
      <w:r w:rsidR="00285F22" w:rsidRPr="00B03562">
        <w:rPr>
          <w:rFonts w:cs="Times New Roman"/>
        </w:rPr>
        <w:t xml:space="preserve">wheat yield equivalents </w:t>
      </w:r>
      <w:r>
        <w:rPr>
          <w:rFonts w:cs="Times New Roman"/>
        </w:rPr>
        <w:t>that define</w:t>
      </w:r>
      <w:r w:rsidR="0066475C">
        <w:rPr>
          <w:rFonts w:cs="Times New Roman"/>
        </w:rPr>
        <w:t>,</w:t>
      </w:r>
      <w:r>
        <w:rPr>
          <w:rFonts w:cs="Times New Roman"/>
        </w:rPr>
        <w:t xml:space="preserve"> </w:t>
      </w:r>
      <w:r w:rsidR="00285F22" w:rsidRPr="00B03562">
        <w:rPr>
          <w:rFonts w:cs="Times New Roman"/>
        </w:rPr>
        <w:t>for a risk</w:t>
      </w:r>
      <w:ins w:id="122" w:author="MKONDIWA, Maxwell (CIMMYT-India)" w:date="2024-05-13T22:11:00Z" w16du:dateUtc="2024-05-13T16:41:00Z">
        <w:r w:rsidR="003160EA">
          <w:rPr>
            <w:rFonts w:cs="Times New Roman"/>
          </w:rPr>
          <w:t>-</w:t>
        </w:r>
      </w:ins>
      <w:del w:id="123" w:author="MKONDIWA, Maxwell (CIMMYT-India)" w:date="2024-05-13T22:11:00Z" w16du:dateUtc="2024-05-13T16:41:00Z">
        <w:r w:rsidR="00285F22" w:rsidRPr="00B03562" w:rsidDel="003160EA">
          <w:rPr>
            <w:rFonts w:cs="Times New Roman"/>
          </w:rPr>
          <w:delText xml:space="preserve"> </w:delText>
        </w:r>
      </w:del>
      <w:r w:rsidR="00285F22" w:rsidRPr="00B03562">
        <w:rPr>
          <w:rFonts w:cs="Times New Roman"/>
        </w:rPr>
        <w:t>averse farmer</w:t>
      </w:r>
      <w:r w:rsidR="0066475C">
        <w:rPr>
          <w:rFonts w:cs="Times New Roman"/>
        </w:rPr>
        <w:t xml:space="preserve">, whether that farmer would </w:t>
      </w:r>
      <w:r w:rsidR="00285F22" w:rsidRPr="00B03562">
        <w:rPr>
          <w:rFonts w:cs="Times New Roman"/>
        </w:rPr>
        <w:t>adopt</w:t>
      </w:r>
      <w:r w:rsidR="0066475C">
        <w:rPr>
          <w:rFonts w:cs="Times New Roman"/>
        </w:rPr>
        <w:t xml:space="preserve"> a technology</w:t>
      </w:r>
      <w:r w:rsidR="00285F22" w:rsidRPr="00B03562">
        <w:rPr>
          <w:rFonts w:cs="Times New Roman"/>
        </w:rPr>
        <w:t xml:space="preserve"> or not</w:t>
      </w:r>
      <w:r w:rsidR="000E4BC9">
        <w:rPr>
          <w:rFonts w:cs="Times New Roman"/>
        </w:rPr>
        <w:t xml:space="preserve">. </w:t>
      </w:r>
      <w:r w:rsidR="00E36C30">
        <w:rPr>
          <w:rFonts w:cs="Times New Roman"/>
        </w:rPr>
        <w:t>SOSD provides an estimate of which option is risker</w:t>
      </w:r>
      <w:r w:rsidR="007B019E">
        <w:rPr>
          <w:rFonts w:cs="Times New Roman"/>
        </w:rPr>
        <w:t xml:space="preserve"> and</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w:t>
      </w:r>
      <w:ins w:id="124" w:author="MKONDIWA, Maxwell (CIMMYT-India)" w:date="2024-05-15T06:23:00Z" w16du:dateUtc="2024-05-15T00:53:00Z">
        <w:r w:rsidR="001E2E8B">
          <w:rPr>
            <w:rFonts w:cs="Times New Roman"/>
            <w:noProof/>
          </w:rPr>
          <w:t xml:space="preserve"> et al</w:t>
        </w:r>
      </w:ins>
      <w:del w:id="125" w:author="MKONDIWA, Maxwell (CIMMYT-India)" w:date="2024-05-15T06:23:00Z" w16du:dateUtc="2024-05-15T00:53:00Z">
        <w:r w:rsidR="006E2621" w:rsidDel="001E2E8B">
          <w:rPr>
            <w:rFonts w:cs="Times New Roman"/>
            <w:noProof/>
          </w:rPr>
          <w:delText>, Koo</w:delText>
        </w:r>
      </w:del>
      <w:del w:id="126" w:author="MKONDIWA, Maxwell (CIMMYT-India)" w:date="2024-05-15T06:19:00Z" w16du:dateUtc="2024-05-15T00:49:00Z">
        <w:r w:rsidR="006E2621" w:rsidDel="001B4087">
          <w:rPr>
            <w:rFonts w:cs="Times New Roman"/>
            <w:noProof/>
          </w:rPr>
          <w:delText xml:space="preserve"> and Te</w:delText>
        </w:r>
      </w:del>
      <w:del w:id="127" w:author="MKONDIWA, Maxwell (CIMMYT-India)" w:date="2024-05-15T06:18:00Z" w16du:dateUtc="2024-05-15T00:48:00Z">
        <w:r w:rsidR="006E2621" w:rsidDel="001B4087">
          <w:rPr>
            <w:rFonts w:cs="Times New Roman"/>
            <w:noProof/>
          </w:rPr>
          <w:delText>sfaye</w:delText>
        </w:r>
      </w:del>
      <w:r w:rsidR="006E2621">
        <w:rPr>
          <w:rFonts w:cs="Times New Roman"/>
          <w:noProof/>
        </w:rPr>
        <w:t xml:space="preserve"> (2018)</w:t>
      </w:r>
      <w:r w:rsidR="009F5123">
        <w:rPr>
          <w:rFonts w:cs="Times New Roman"/>
        </w:rPr>
        <w:fldChar w:fldCharType="end"/>
      </w:r>
      <w:r w:rsidR="00E36C30">
        <w:rPr>
          <w:rFonts w:cs="Times New Roman"/>
        </w:rPr>
        <w:t xml:space="preserve"> </w:t>
      </w:r>
      <w:r w:rsidR="007B019E">
        <w:rPr>
          <w:rFonts w:cs="Times New Roman"/>
        </w:rPr>
        <w:t>computational modelling helps to asses</w:t>
      </w:r>
      <w:r w:rsidR="009F5123">
        <w:rPr>
          <w:rFonts w:cs="Times New Roman"/>
        </w:rPr>
        <w:t>s</w:t>
      </w:r>
      <w:r w:rsidR="007B019E">
        <w:rPr>
          <w:rFonts w:cs="Times New Roman"/>
        </w:rPr>
        <w:t xml:space="preserve"> </w:t>
      </w:r>
      <w:r w:rsidR="00E36C30">
        <w:rPr>
          <w:rFonts w:cs="Times New Roman"/>
        </w:rPr>
        <w:t>how much better it is.</w:t>
      </w:r>
      <w:r w:rsidR="007B019E">
        <w:rPr>
          <w:rFonts w:cs="Times New Roman"/>
        </w:rPr>
        <w:t xml:space="preserve"> Importantly, our WTP bounds are not symmetrical and, in principle, the WTP bounds we use can be thought of as follows </w:t>
      </w:r>
      <w:r w:rsidR="00E36C30">
        <w:rPr>
          <w:rFonts w:cs="Times New Roman"/>
        </w:rPr>
        <w:t>(</w:t>
      </w:r>
      <w:proofErr w:type="spellStart"/>
      <w:r w:rsidR="00E36C30">
        <w:rPr>
          <w:rFonts w:cs="Times New Roman"/>
        </w:rPr>
        <w:t>i</w:t>
      </w:r>
      <w:proofErr w:type="spellEnd"/>
      <w:r w:rsidR="00E36C30">
        <w:rPr>
          <w:rFonts w:cs="Times New Roman"/>
        </w:rPr>
        <w:t>) how much the cumulative distribution of the adaptation option can be shifted to the left</w:t>
      </w:r>
      <w:r w:rsidR="00FC0348">
        <w:rPr>
          <w:rFonts w:cs="Times New Roman"/>
        </w:rPr>
        <w:t xml:space="preserve"> (i.e. the benefits uniformly reduced)</w:t>
      </w:r>
      <w:r w:rsidR="00E36C30">
        <w:rPr>
          <w:rFonts w:cs="Times New Roman"/>
        </w:rPr>
        <w:t xml:space="preserve"> and still outperform the baseline (lower bound), and (ii) how much the cumulative distribution function can be moved to the right</w:t>
      </w:r>
      <w:r w:rsidR="00FC0348">
        <w:rPr>
          <w:rFonts w:cs="Times New Roman"/>
        </w:rPr>
        <w:t xml:space="preserve"> (i.e. the benefits uniformly increased)</w:t>
      </w:r>
      <w:r w:rsidR="00E36C30">
        <w:rPr>
          <w:rFonts w:cs="Times New Roman"/>
        </w:rPr>
        <w:t xml:space="preserve"> before it is entirely </w:t>
      </w:r>
      <w:r w:rsidR="00FC0348">
        <w:rPr>
          <w:rFonts w:cs="Times New Roman"/>
        </w:rPr>
        <w:t>on th</w:t>
      </w:r>
      <w:r w:rsidR="00E36C30">
        <w:rPr>
          <w:rFonts w:cs="Times New Roman"/>
        </w:rPr>
        <w:t>e right side of the baseline (upper bound).</w:t>
      </w:r>
      <w:r w:rsidR="004C5B41">
        <w:rPr>
          <w:rFonts w:cs="Times New Roman"/>
        </w:rPr>
        <w:t xml:space="preserve"> </w:t>
      </w:r>
      <w:r w:rsidR="007B019E">
        <w:rPr>
          <w:rFonts w:cs="Times New Roman"/>
        </w:rPr>
        <w:t>In other words, how much is a farmer will a farmer gain (willing to pay) when adopting the adaptation strategy (lower bound). And how much would a farmer need to pay in addition to adopting the adaptation option to reduce his risk of losing against the baseline to zero (upper bound).</w:t>
      </w:r>
    </w:p>
    <w:p w14:paraId="0C1D727E" w14:textId="7D7207A3" w:rsidR="00C456FD" w:rsidRDefault="004C5B41" w:rsidP="000E4BC9">
      <w:pPr>
        <w:jc w:val="both"/>
        <w:rPr>
          <w:rFonts w:cs="Times New Roman"/>
        </w:rPr>
      </w:pPr>
      <w:r>
        <w:rPr>
          <w:rFonts w:cs="Times New Roman"/>
        </w:rPr>
        <w:t>To demonstrate this approach, w</w:t>
      </w:r>
      <w:r w:rsidR="004F23D7" w:rsidRPr="00B03562">
        <w:rPr>
          <w:rFonts w:cs="Times New Roman"/>
        </w:rPr>
        <w:t xml:space="preserve">e use a hypothetical experiment </w:t>
      </w:r>
      <w:r>
        <w:rPr>
          <w:rFonts w:cs="Times New Roman"/>
        </w:rPr>
        <w:t xml:space="preserve">shown in </w:t>
      </w:r>
      <w:r w:rsidR="00226FF5" w:rsidRPr="00B03562">
        <w:rPr>
          <w:rFonts w:cs="Times New Roman"/>
        </w:rPr>
        <w:t xml:space="preserve">Figure </w:t>
      </w:r>
      <w:r w:rsidR="00A1331B" w:rsidRPr="00B03562">
        <w:rPr>
          <w:rFonts w:cs="Times New Roman"/>
        </w:rPr>
        <w:t>1</w:t>
      </w:r>
      <w:r w:rsidR="004F23D7" w:rsidRPr="00B03562">
        <w:rPr>
          <w:rFonts w:cs="Times New Roman"/>
        </w:rPr>
        <w:t>.</w:t>
      </w:r>
      <w:r w:rsidR="00DD5F70" w:rsidRPr="00B03562">
        <w:rPr>
          <w:rFonts w:cs="Times New Roman"/>
        </w:rPr>
        <w:t xml:space="preserve"> </w:t>
      </w:r>
      <w:ins w:id="128" w:author="MKONDIWA, Maxwell (CIMMYT-India)" w:date="2024-05-13T22:46:00Z" w16du:dateUtc="2024-05-13T17:16:00Z">
        <w:r w:rsidR="00E531F8">
          <w:rPr>
            <w:rFonts w:cs="Times New Roman"/>
          </w:rPr>
          <w:t xml:space="preserve">We consider three cumulative distribution functions for </w:t>
        </w:r>
        <w:r w:rsidR="003709A2">
          <w:rPr>
            <w:rFonts w:cs="Times New Roman"/>
          </w:rPr>
          <w:t xml:space="preserve">scenarios </w:t>
        </w:r>
      </w:ins>
      <m:oMath>
        <m:r>
          <w:ins w:id="129" w:author="MKONDIWA, Maxwell (CIMMYT-India)" w:date="2024-05-13T22:46:00Z" w16du:dateUtc="2024-05-13T17:16:00Z">
            <w:rPr>
              <w:rFonts w:ascii="Cambria Math" w:hAnsi="Cambria Math" w:cs="Times New Roman"/>
            </w:rPr>
            <m:t>G</m:t>
          </w:ins>
        </m:r>
      </m:oMath>
      <w:ins w:id="130" w:author="MKONDIWA, Maxwell (CIMMYT-India)" w:date="2024-05-13T22:46:00Z" w16du:dateUtc="2024-05-13T17:16:00Z">
        <w:r w:rsidR="003709A2">
          <w:rPr>
            <w:rFonts w:eastAsiaTheme="minorEastAsia" w:cs="Times New Roman"/>
          </w:rPr>
          <w:t xml:space="preserve">, </w:t>
        </w:r>
      </w:ins>
      <m:oMath>
        <m:r>
          <w:ins w:id="131" w:author="MKONDIWA, Maxwell (CIMMYT-India)" w:date="2024-05-13T22:46:00Z" w16du:dateUtc="2024-05-13T17:16:00Z">
            <w:rPr>
              <w:rFonts w:ascii="Cambria Math" w:eastAsiaTheme="minorEastAsia" w:hAnsi="Cambria Math" w:cs="Times New Roman"/>
            </w:rPr>
            <m:t>Q</m:t>
          </w:ins>
        </m:r>
      </m:oMath>
      <w:ins w:id="132" w:author="MKONDIWA, Maxwell (CIMMYT-India)" w:date="2024-05-13T22:46:00Z" w16du:dateUtc="2024-05-13T17:16:00Z">
        <w:r w:rsidR="003709A2">
          <w:rPr>
            <w:rFonts w:eastAsiaTheme="minorEastAsia" w:cs="Times New Roman"/>
          </w:rPr>
          <w:t xml:space="preserve"> a</w:t>
        </w:r>
      </w:ins>
      <w:ins w:id="133" w:author="MKONDIWA, Maxwell (CIMMYT-India)" w:date="2024-05-13T22:47:00Z" w16du:dateUtc="2024-05-13T17:17:00Z">
        <w:r w:rsidR="003709A2">
          <w:rPr>
            <w:rFonts w:eastAsiaTheme="minorEastAsia" w:cs="Times New Roman"/>
          </w:rPr>
          <w:t xml:space="preserve">nd </w:t>
        </w:r>
      </w:ins>
      <m:oMath>
        <m:r>
          <w:ins w:id="134" w:author="MKONDIWA, Maxwell (CIMMYT-India)" w:date="2024-05-13T22:47:00Z" w16du:dateUtc="2024-05-13T17:17:00Z">
            <w:rPr>
              <w:rFonts w:ascii="Cambria Math" w:eastAsiaTheme="minorEastAsia" w:hAnsi="Cambria Math" w:cs="Times New Roman"/>
            </w:rPr>
            <m:t>F</m:t>
          </w:ins>
        </m:r>
      </m:oMath>
      <w:ins w:id="135" w:author="MKONDIWA, Maxwell (CIMMYT-India)" w:date="2024-05-13T22:47:00Z" w16du:dateUtc="2024-05-13T17:17:00Z">
        <w:r w:rsidR="003709A2">
          <w:rPr>
            <w:rFonts w:eastAsiaTheme="minorEastAsia" w:cs="Times New Roman"/>
          </w:rPr>
          <w:t xml:space="preserve">. </w:t>
        </w:r>
      </w:ins>
      <w:r w:rsidR="00DD5F70" w:rsidRPr="00B03562">
        <w:rPr>
          <w:rFonts w:cs="Times New Roman"/>
        </w:rPr>
        <w:t>Based on mean comparison</w:t>
      </w:r>
      <w:r w:rsidR="00226FF5" w:rsidRPr="00B03562">
        <w:rPr>
          <w:rFonts w:cs="Times New Roman"/>
        </w:rPr>
        <w:t>s</w:t>
      </w:r>
      <w:r w:rsidR="00DD5F70" w:rsidRPr="00B03562">
        <w:rPr>
          <w:rFonts w:cs="Times New Roman"/>
        </w:rPr>
        <w:t xml:space="preserve">, </w:t>
      </w:r>
      <m:oMath>
        <m:r>
          <w:rPr>
            <w:rFonts w:ascii="Cambria Math" w:hAnsi="Cambria Math" w:cs="Times New Roman"/>
          </w:rPr>
          <m:t>G</m:t>
        </m:r>
      </m:oMath>
      <w:r w:rsidR="00B30992" w:rsidRPr="00B03562">
        <w:rPr>
          <w:rFonts w:cs="Times New Roman"/>
        </w:rPr>
        <w:t xml:space="preserve"> is </w:t>
      </w:r>
      <w:r w:rsidR="00226FF5" w:rsidRPr="00B03562">
        <w:rPr>
          <w:rFonts w:cs="Times New Roman"/>
        </w:rPr>
        <w:t xml:space="preserve">clearly </w:t>
      </w:r>
      <w:r w:rsidR="00B30992" w:rsidRPr="00B03562">
        <w:rPr>
          <w:rFonts w:cs="Times New Roman"/>
        </w:rPr>
        <w:t xml:space="preserve">better than </w:t>
      </w:r>
      <m:oMath>
        <m:r>
          <w:rPr>
            <w:rFonts w:ascii="Cambria Math" w:hAnsi="Cambria Math" w:cs="Times New Roman"/>
          </w:rPr>
          <m:t>F</m:t>
        </m:r>
      </m:oMath>
      <w:r w:rsidR="00357770" w:rsidRPr="00B03562">
        <w:rPr>
          <w:rFonts w:cs="Times New Roman"/>
        </w:rPr>
        <w:t xml:space="preserve"> and </w:t>
      </w:r>
      <m:oMath>
        <m:r>
          <w:rPr>
            <w:rFonts w:ascii="Cambria Math" w:hAnsi="Cambria Math" w:cs="Times New Roman"/>
          </w:rPr>
          <m:t>Q</m:t>
        </m:r>
      </m:oMath>
      <w:r w:rsidR="00357770" w:rsidRPr="00B03562">
        <w:rPr>
          <w:rFonts w:cs="Times New Roman"/>
        </w:rPr>
        <w:t xml:space="preserve">. </w:t>
      </w:r>
      <w:r w:rsidR="00752252" w:rsidRPr="00B03562">
        <w:rPr>
          <w:rFonts w:cs="Times New Roman"/>
        </w:rPr>
        <w:t xml:space="preserve">If we think in terms of distributional differences, </w:t>
      </w:r>
      <m:oMath>
        <m:r>
          <w:rPr>
            <w:rFonts w:ascii="Cambria Math" w:hAnsi="Cambria Math" w:cs="Times New Roman"/>
          </w:rPr>
          <m:t>G</m:t>
        </m:r>
      </m:oMath>
      <w:r w:rsidR="00E162A2" w:rsidRPr="00B03562">
        <w:rPr>
          <w:rFonts w:cs="Times New Roman"/>
        </w:rPr>
        <w:t xml:space="preserve"> is clearly better than </w:t>
      </w:r>
      <m:oMath>
        <m:r>
          <w:rPr>
            <w:rFonts w:ascii="Cambria Math" w:hAnsi="Cambria Math" w:cs="Times New Roman"/>
          </w:rPr>
          <m:t>Q</m:t>
        </m:r>
      </m:oMath>
      <w:r w:rsidR="00E162A2" w:rsidRPr="00B03562">
        <w:rPr>
          <w:rFonts w:cs="Times New Roman"/>
        </w:rPr>
        <w:t xml:space="preserve"> </w:t>
      </w:r>
      <w:r w:rsidR="00EC515F" w:rsidRPr="00B03562">
        <w:rPr>
          <w:rFonts w:cs="Times New Roman"/>
        </w:rPr>
        <w:t xml:space="preserve">because the </w:t>
      </w:r>
      <w:r w:rsidR="00E162A2" w:rsidRPr="00B03562">
        <w:rPr>
          <w:rFonts w:cs="Times New Roman"/>
        </w:rPr>
        <w:t xml:space="preserve">cumulative </w:t>
      </w:r>
      <w:r w:rsidR="003561F2" w:rsidRPr="00B03562">
        <w:rPr>
          <w:rFonts w:cs="Times New Roman"/>
        </w:rPr>
        <w:t>distribution</w:t>
      </w:r>
      <w:r w:rsidR="00E162A2" w:rsidRPr="00B03562">
        <w:rPr>
          <w:rFonts w:cs="Times New Roman"/>
        </w:rPr>
        <w:t xml:space="preserve"> curve </w:t>
      </w:r>
      <w:r w:rsidR="003561F2" w:rsidRPr="00B03562">
        <w:rPr>
          <w:rFonts w:cs="Times New Roman"/>
        </w:rPr>
        <w:t xml:space="preserve">of </w:t>
      </w:r>
      <m:oMath>
        <m:r>
          <w:rPr>
            <w:rFonts w:ascii="Cambria Math" w:hAnsi="Cambria Math" w:cs="Times New Roman"/>
          </w:rPr>
          <m:t>G</m:t>
        </m:r>
      </m:oMath>
      <w:r w:rsidR="003561F2" w:rsidRPr="00B03562">
        <w:rPr>
          <w:rFonts w:cs="Times New Roman"/>
        </w:rPr>
        <w:t xml:space="preserve"> </w:t>
      </w:r>
      <w:r w:rsidR="00E162A2" w:rsidRPr="00B03562">
        <w:rPr>
          <w:rFonts w:cs="Times New Roman"/>
        </w:rPr>
        <w:t>is wholly to the right</w:t>
      </w:r>
      <w:r w:rsidR="003561F2" w:rsidRPr="00B03562">
        <w:rPr>
          <w:rFonts w:cs="Times New Roman"/>
        </w:rPr>
        <w:t xml:space="preserve"> </w:t>
      </w:r>
      <w:r w:rsidR="00E16690" w:rsidRPr="00B03562">
        <w:rPr>
          <w:rFonts w:cs="Times New Roman"/>
        </w:rPr>
        <w:t xml:space="preserve">of </w:t>
      </w:r>
      <m:oMath>
        <m:r>
          <w:rPr>
            <w:rFonts w:ascii="Cambria Math" w:hAnsi="Cambria Math" w:cs="Times New Roman"/>
          </w:rPr>
          <m:t>Q</m:t>
        </m:r>
      </m:oMath>
      <w:r w:rsidR="003561F2" w:rsidRPr="00B03562">
        <w:rPr>
          <w:rFonts w:cs="Times New Roman"/>
        </w:rPr>
        <w:t>.</w:t>
      </w:r>
      <w:r w:rsidR="00C456FD">
        <w:rPr>
          <w:rFonts w:cs="Times New Roman"/>
        </w:rPr>
        <w:t xml:space="preserve"> This is also called first order stochastic dominance.</w:t>
      </w:r>
      <w:r w:rsidR="003561F2" w:rsidRPr="00B03562">
        <w:rPr>
          <w:rFonts w:cs="Times New Roman"/>
        </w:rPr>
        <w:t xml:space="preserve"> </w:t>
      </w:r>
      <w:r w:rsidR="009774E4" w:rsidRPr="00B03562">
        <w:rPr>
          <w:rFonts w:cs="Times New Roman"/>
        </w:rPr>
        <w:t>Consider</w:t>
      </w:r>
      <w:r w:rsidR="00C456FD">
        <w:rPr>
          <w:rFonts w:cs="Times New Roman"/>
        </w:rPr>
        <w:t xml:space="preserve"> the</w:t>
      </w:r>
      <w:r w:rsidR="009774E4" w:rsidRPr="00B03562">
        <w:rPr>
          <w:rFonts w:cs="Times New Roman"/>
        </w:rPr>
        <w:t xml:space="preserve"> nex</w:t>
      </w:r>
      <w:r w:rsidR="00C456FD">
        <w:rPr>
          <w:rFonts w:cs="Times New Roman"/>
        </w:rPr>
        <w:t>t</w:t>
      </w:r>
      <w:r w:rsidR="00580D32" w:rsidRPr="00B03562">
        <w:rPr>
          <w:rFonts w:cs="Times New Roman"/>
        </w:rPr>
        <w:t xml:space="preserve"> case</w:t>
      </w:r>
      <w:r w:rsidR="00C456FD">
        <w:rPr>
          <w:rFonts w:cs="Times New Roman"/>
        </w:rPr>
        <w:t>, where</w:t>
      </w:r>
      <w:r w:rsidR="00580D32" w:rsidRPr="00B03562">
        <w:rPr>
          <w:rFonts w:cs="Times New Roman"/>
        </w:rPr>
        <w:t xml:space="preserve"> </w:t>
      </w:r>
      <m:oMath>
        <m:r>
          <w:rPr>
            <w:rFonts w:ascii="Cambria Math" w:hAnsi="Cambria Math" w:cs="Times New Roman"/>
          </w:rPr>
          <m:t>G</m:t>
        </m:r>
      </m:oMath>
      <w:r w:rsidR="00580D32" w:rsidRPr="00B03562">
        <w:rPr>
          <w:rFonts w:eastAsiaTheme="minorEastAsia" w:cs="Times New Roman"/>
        </w:rPr>
        <w:t xml:space="preserve"> and </w:t>
      </w:r>
      <m:oMath>
        <m:r>
          <w:rPr>
            <w:rFonts w:ascii="Cambria Math" w:eastAsiaTheme="minorEastAsia" w:hAnsi="Cambria Math" w:cs="Times New Roman"/>
          </w:rPr>
          <m:t>F</m:t>
        </m:r>
      </m:oMath>
      <w:r w:rsidR="00466459" w:rsidRPr="00B03562">
        <w:rPr>
          <w:rFonts w:eastAsiaTheme="minorEastAsia" w:cs="Times New Roman"/>
        </w:rPr>
        <w:t xml:space="preserve"> </w:t>
      </w:r>
      <w:r w:rsidR="00C456FD">
        <w:rPr>
          <w:rFonts w:eastAsiaTheme="minorEastAsia" w:cs="Times New Roman"/>
        </w:rPr>
        <w:t>are having</w:t>
      </w:r>
      <w:r w:rsidR="00466459" w:rsidRPr="00B03562">
        <w:rPr>
          <w:rFonts w:eastAsiaTheme="minorEastAsia" w:cs="Times New Roman"/>
        </w:rPr>
        <w:t xml:space="preserve"> crossing cumulative distribution functions.</w:t>
      </w:r>
      <w:r w:rsidR="009774E4" w:rsidRPr="00B03562">
        <w:rPr>
          <w:rFonts w:eastAsiaTheme="minorEastAsia" w:cs="Times New Roman"/>
        </w:rPr>
        <w:t xml:space="preserve"> Visually, it can be </w:t>
      </w:r>
      <w:r w:rsidR="00C456FD">
        <w:rPr>
          <w:rFonts w:eastAsiaTheme="minorEastAsia" w:cs="Times New Roman"/>
        </w:rPr>
        <w:t>assessed</w:t>
      </w:r>
      <w:r w:rsidR="00C456FD" w:rsidRPr="00B03562">
        <w:rPr>
          <w:rFonts w:eastAsiaTheme="minorEastAsia" w:cs="Times New Roman"/>
        </w:rPr>
        <w:t xml:space="preserve"> </w:t>
      </w:r>
      <w:r w:rsidR="009774E4" w:rsidRPr="00B03562">
        <w:rPr>
          <w:rFonts w:eastAsiaTheme="minorEastAsia" w:cs="Times New Roman"/>
        </w:rPr>
        <w:t xml:space="preserve">that </w:t>
      </w:r>
      <m:oMath>
        <m:r>
          <w:rPr>
            <w:rFonts w:ascii="Cambria Math" w:eastAsiaTheme="minorEastAsia" w:hAnsi="Cambria Math" w:cs="Times New Roman"/>
          </w:rPr>
          <m:t>G</m:t>
        </m:r>
      </m:oMath>
      <w:r w:rsidR="009774E4" w:rsidRPr="00B03562">
        <w:rPr>
          <w:rFonts w:eastAsiaTheme="minorEastAsia" w:cs="Times New Roman"/>
        </w:rPr>
        <w:t xml:space="preserve"> </w:t>
      </w:r>
      <w:r w:rsidR="00C456FD">
        <w:rPr>
          <w:rFonts w:eastAsiaTheme="minorEastAsia" w:cs="Times New Roman"/>
        </w:rPr>
        <w:t xml:space="preserve">has a higher mean and much lower likelihood of low performing outcomes. G has a higher mean and is less risk. This is, G </w:t>
      </w:r>
      <w:r w:rsidR="009774E4" w:rsidRPr="00B03562">
        <w:rPr>
          <w:rFonts w:eastAsiaTheme="minorEastAsia" w:cs="Times New Roman"/>
        </w:rPr>
        <w:t xml:space="preserve">second order stochastically dominates </w:t>
      </w:r>
      <m:oMath>
        <m:r>
          <w:rPr>
            <w:rFonts w:ascii="Cambria Math" w:eastAsiaTheme="minorEastAsia" w:hAnsi="Cambria Math" w:cs="Times New Roman"/>
          </w:rPr>
          <m:t>F</m:t>
        </m:r>
      </m:oMath>
      <w:r w:rsidR="009774E4" w:rsidRPr="00B03562">
        <w:rPr>
          <w:rFonts w:eastAsiaTheme="minorEastAsia" w:cs="Times New Roman"/>
        </w:rPr>
        <w:t>.</w:t>
      </w:r>
      <w:r w:rsidR="00C456FD">
        <w:rPr>
          <w:rFonts w:eastAsiaTheme="minorEastAsia" w:cs="Times New Roman"/>
        </w:rPr>
        <w:t xml:space="preserve"> Since the cumulative distribution function of G and F are crossing each other, neither distribution first order stochastically dominates the other.</w:t>
      </w:r>
    </w:p>
    <w:p w14:paraId="7FF9C842" w14:textId="5497BCC3" w:rsidR="004711F3" w:rsidRPr="00B03562" w:rsidRDefault="00C456FD" w:rsidP="000E4BC9">
      <w:pPr>
        <w:jc w:val="both"/>
        <w:rPr>
          <w:rFonts w:eastAsiaTheme="minorEastAsia" w:cs="Times New Roman"/>
        </w:rPr>
      </w:pPr>
      <w:r>
        <w:rPr>
          <w:rFonts w:cs="Times New Roman"/>
        </w:rPr>
        <w:t>Lastly, c</w:t>
      </w:r>
      <w:r w:rsidR="005745FD" w:rsidRPr="00B03562">
        <w:rPr>
          <w:rFonts w:cs="Times New Roman"/>
        </w:rPr>
        <w:t xml:space="preserve">onsider the case of </w:t>
      </w:r>
      <m:oMath>
        <m:r>
          <w:rPr>
            <w:rFonts w:ascii="Cambria Math" w:hAnsi="Cambria Math" w:cs="Times New Roman"/>
          </w:rPr>
          <m:t>F</m:t>
        </m:r>
      </m:oMath>
      <w:r w:rsidR="005745FD" w:rsidRPr="00B03562">
        <w:rPr>
          <w:rFonts w:eastAsiaTheme="minorEastAsia" w:cs="Times New Roman"/>
        </w:rPr>
        <w:t xml:space="preserve"> and </w:t>
      </w:r>
      <m:oMath>
        <m:r>
          <w:rPr>
            <w:rFonts w:ascii="Cambria Math" w:eastAsiaTheme="minorEastAsia" w:hAnsi="Cambria Math" w:cs="Times New Roman"/>
          </w:rPr>
          <m:t>Q</m:t>
        </m:r>
      </m:oMath>
      <w:r w:rsidR="00747192" w:rsidRPr="00B03562">
        <w:rPr>
          <w:rFonts w:eastAsiaTheme="minorEastAsia" w:cs="Times New Roman"/>
        </w:rPr>
        <w:t>,</w:t>
      </w:r>
      <w:r>
        <w:rPr>
          <w:rFonts w:eastAsiaTheme="minorEastAsia" w:cs="Times New Roman"/>
        </w:rPr>
        <w:t xml:space="preserve"> they are crossing each other and </w:t>
      </w:r>
      <w:r w:rsidR="00A35394" w:rsidRPr="00B03562">
        <w:rPr>
          <w:rFonts w:eastAsiaTheme="minorEastAsia" w:cs="Times New Roman"/>
        </w:rPr>
        <w:t>have the same mea</w:t>
      </w:r>
      <w:r>
        <w:rPr>
          <w:rFonts w:eastAsiaTheme="minorEastAsia" w:cs="Times New Roman"/>
        </w:rPr>
        <w:t>n</w:t>
      </w:r>
      <w:r w:rsidR="003115A9" w:rsidRPr="00B03562">
        <w:rPr>
          <w:rFonts w:eastAsiaTheme="minorEastAsia" w:cs="Times New Roman"/>
        </w:rPr>
        <w:t xml:space="preserve">. </w:t>
      </w:r>
      <w:r w:rsidR="00687A68" w:rsidRPr="00B03562">
        <w:rPr>
          <w:rFonts w:eastAsiaTheme="minorEastAsia" w:cs="Times New Roman"/>
        </w:rPr>
        <w:t xml:space="preserve">It is difficult to visually </w:t>
      </w:r>
      <w:r w:rsidR="00153757" w:rsidRPr="00B03562">
        <w:rPr>
          <w:rFonts w:eastAsiaTheme="minorEastAsia" w:cs="Times New Roman"/>
        </w:rPr>
        <w:t>assess</w:t>
      </w:r>
      <w:r>
        <w:rPr>
          <w:rFonts w:eastAsiaTheme="minorEastAsia" w:cs="Times New Roman"/>
        </w:rPr>
        <w:t xml:space="preserve"> which one is more risky – i.e. determine</w:t>
      </w:r>
      <w:r w:rsidR="00153757" w:rsidRPr="00B03562">
        <w:rPr>
          <w:rFonts w:eastAsiaTheme="minorEastAsia" w:cs="Times New Roman"/>
        </w:rPr>
        <w:t xml:space="preserve"> the second order stochastic dominance ordering for these technologies.</w:t>
      </w:r>
    </w:p>
    <w:p w14:paraId="3259A12E" w14:textId="3B9EEDBB" w:rsidR="004F23D7" w:rsidRPr="00B03562" w:rsidRDefault="006F0F68" w:rsidP="00130192">
      <w:pPr>
        <w:rPr>
          <w:rFonts w:cs="Times New Roman"/>
        </w:rPr>
      </w:pPr>
      <w:r w:rsidRPr="00B03562">
        <w:rPr>
          <w:rFonts w:cs="Times New Roman"/>
          <w:noProof/>
        </w:rPr>
        <w:lastRenderedPageBreak/>
        <w:drawing>
          <wp:inline distT="0" distB="0" distL="0" distR="0" wp14:anchorId="5B12E391" wp14:editId="4A56F876">
            <wp:extent cx="5092920" cy="3019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8417" cy="3099691"/>
                    </a:xfrm>
                    <a:prstGeom prst="rect">
                      <a:avLst/>
                    </a:prstGeom>
                  </pic:spPr>
                </pic:pic>
              </a:graphicData>
            </a:graphic>
          </wp:inline>
        </w:drawing>
      </w:r>
    </w:p>
    <w:p w14:paraId="3100D5F1" w14:textId="0F31B230" w:rsidR="004F23D7" w:rsidRPr="00B03562" w:rsidRDefault="004F23D7" w:rsidP="00130192">
      <w:pPr>
        <w:rPr>
          <w:rFonts w:cs="Times New Roman"/>
        </w:rPr>
      </w:pPr>
      <w:r w:rsidRPr="00B03562">
        <w:rPr>
          <w:rFonts w:cs="Times New Roman"/>
        </w:rPr>
        <w:t>Figure</w:t>
      </w:r>
      <w:r w:rsidR="003F509D" w:rsidRPr="00B03562">
        <w:rPr>
          <w:rFonts w:cs="Times New Roman"/>
        </w:rPr>
        <w:t xml:space="preserve"> 1</w:t>
      </w:r>
      <w:r w:rsidRPr="00B03562">
        <w:rPr>
          <w:rFonts w:cs="Times New Roman"/>
        </w:rPr>
        <w:t xml:space="preserve">: Hypothetical </w:t>
      </w:r>
      <w:r w:rsidR="00AE5801" w:rsidRPr="00B03562">
        <w:rPr>
          <w:rFonts w:cs="Times New Roman"/>
        </w:rPr>
        <w:t xml:space="preserve">stochastic dominance </w:t>
      </w:r>
      <w:r w:rsidR="00133580" w:rsidRPr="00B03562">
        <w:rPr>
          <w:rFonts w:cs="Times New Roman"/>
        </w:rPr>
        <w:t xml:space="preserve">assessment </w:t>
      </w:r>
    </w:p>
    <w:p w14:paraId="751F25BA" w14:textId="0D26664E" w:rsidR="004711F3" w:rsidRPr="00B03562" w:rsidRDefault="00675827" w:rsidP="00881E34">
      <w:pPr>
        <w:spacing w:line="276" w:lineRule="auto"/>
        <w:rPr>
          <w:rFonts w:cs="Times New Roman"/>
          <w:sz w:val="20"/>
          <w:szCs w:val="20"/>
        </w:rPr>
      </w:pPr>
      <w:r w:rsidRPr="00B03562">
        <w:rPr>
          <w:rFonts w:cs="Times New Roman"/>
          <w:b/>
          <w:bCs/>
          <w:i/>
          <w:iCs/>
          <w:sz w:val="20"/>
          <w:szCs w:val="20"/>
        </w:rPr>
        <w:t>Note:</w:t>
      </w:r>
      <w:r w:rsidRPr="00B03562">
        <w:rPr>
          <w:rFonts w:cs="Times New Roman"/>
          <w:sz w:val="20"/>
          <w:szCs w:val="20"/>
        </w:rPr>
        <w:t xml:space="preserve"> </w:t>
      </w:r>
      <w:r w:rsidR="00750A78" w:rsidRPr="00B03562">
        <w:rPr>
          <w:rFonts w:cs="Times New Roman"/>
          <w:sz w:val="20"/>
          <w:szCs w:val="20"/>
        </w:rPr>
        <w:t>We us</w:t>
      </w:r>
      <w:r w:rsidR="00D57479" w:rsidRPr="00B03562">
        <w:rPr>
          <w:rFonts w:cs="Times New Roman"/>
          <w:sz w:val="20"/>
          <w:szCs w:val="20"/>
        </w:rPr>
        <w:t>e a</w:t>
      </w:r>
      <w:r w:rsidR="00750A78" w:rsidRPr="00B03562">
        <w:rPr>
          <w:rFonts w:cs="Times New Roman"/>
          <w:sz w:val="20"/>
          <w:szCs w:val="20"/>
        </w:rPr>
        <w:t xml:space="preserve"> truncated normal distribution with</w:t>
      </w:r>
      <w:r w:rsidR="00452D5F" w:rsidRPr="00B03562">
        <w:rPr>
          <w:rFonts w:cs="Times New Roman"/>
          <w:sz w:val="20"/>
          <w:szCs w:val="20"/>
        </w:rPr>
        <w:t xml:space="preserve"> four </w:t>
      </w:r>
      <w:r w:rsidR="003859C4" w:rsidRPr="00B03562">
        <w:rPr>
          <w:rFonts w:cs="Times New Roman"/>
          <w:sz w:val="20"/>
          <w:szCs w:val="20"/>
        </w:rPr>
        <w:t>parameters</w:t>
      </w:r>
      <w:r w:rsidR="00D57479" w:rsidRPr="00B03562">
        <w:rPr>
          <w:rFonts w:cs="Times New Roman"/>
          <w:sz w:val="20"/>
          <w:szCs w:val="20"/>
        </w:rPr>
        <w:t>: minimum (a), maximum (b), mean</w:t>
      </w:r>
      <w:r w:rsidR="00E169D3" w:rsidRPr="00B03562">
        <w:rPr>
          <w:rFonts w:cs="Times New Roman"/>
          <w:sz w:val="20"/>
          <w:szCs w:val="20"/>
        </w:rPr>
        <w:t>, and standard deviation (</w:t>
      </w:r>
      <w:proofErr w:type="spellStart"/>
      <w:r w:rsidR="00E169D3" w:rsidRPr="00B03562">
        <w:rPr>
          <w:rFonts w:cs="Times New Roman"/>
          <w:sz w:val="20"/>
          <w:szCs w:val="20"/>
        </w:rPr>
        <w:t>sd</w:t>
      </w:r>
      <w:proofErr w:type="spellEnd"/>
      <w:r w:rsidR="00E169D3" w:rsidRPr="00B03562">
        <w:rPr>
          <w:rFonts w:cs="Times New Roman"/>
          <w:sz w:val="20"/>
          <w:szCs w:val="20"/>
        </w:rPr>
        <w:t xml:space="preserve">). The parameters used for each of the scenarios are as follows: </w:t>
      </w:r>
      <w:r w:rsidR="006D2BBF" w:rsidRPr="00B03562">
        <w:rPr>
          <w:rFonts w:cs="Times New Roman"/>
          <w:sz w:val="20"/>
          <w:szCs w:val="20"/>
        </w:rPr>
        <w:t xml:space="preserve"> </w:t>
      </w:r>
      <w:r w:rsidR="00750A78" w:rsidRPr="00B03562">
        <w:rPr>
          <w:rFonts w:cs="Times New Roman"/>
          <w:sz w:val="20"/>
          <w:szCs w:val="20"/>
        </w:rPr>
        <w:t xml:space="preserve">G= </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(n=1000,a=4,b=8, mean=6,sd=0.8), Q=</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(n=1000,a=4,b=8, mean=5,sd=1), F=</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(n=1000,a=3,b=9, mean=5,sd=2). </w:t>
      </w:r>
    </w:p>
    <w:p w14:paraId="6D2C3AF6" w14:textId="74AE222D" w:rsidR="00731243" w:rsidRPr="00B03562" w:rsidRDefault="00F46F9A" w:rsidP="000D6D14">
      <w:pPr>
        <w:jc w:val="both"/>
        <w:rPr>
          <w:rFonts w:eastAsiaTheme="minorEastAsia" w:cs="Times New Roman"/>
        </w:rPr>
      </w:pPr>
      <w:r w:rsidRPr="00B03562">
        <w:rPr>
          <w:rFonts w:eastAsiaTheme="minorEastAsia" w:cs="Times New Roman"/>
        </w:rPr>
        <w:t>T</w:t>
      </w:r>
      <w:r w:rsidR="00130192" w:rsidRPr="00B03562">
        <w:rPr>
          <w:rFonts w:eastAsiaTheme="minorEastAsia" w:cs="Times New Roman"/>
        </w:rPr>
        <w:t xml:space="preserve">he lower WTP bound that makes any risk-averse farmer prefer </w:t>
      </w:r>
      <w:r w:rsidR="00ED233D" w:rsidRPr="00B03562">
        <w:rPr>
          <w:rFonts w:eastAsiaTheme="minorEastAsia" w:cs="Times New Roman"/>
        </w:rPr>
        <w:t xml:space="preserve">new </w:t>
      </w:r>
      <w:r w:rsidR="00130192" w:rsidRPr="00B03562">
        <w:rPr>
          <w:rFonts w:eastAsiaTheme="minorEastAsia" w:cs="Times New Roman"/>
        </w:rPr>
        <w:t>technology</w:t>
      </w:r>
      <w:r w:rsidR="004C35C0" w:rsidRPr="00B03562">
        <w:rPr>
          <w:rFonts w:eastAsiaTheme="minorEastAsia" w:cs="Times New Roman"/>
        </w:rPr>
        <w:t xml:space="preserve"> (in this case scenarios other than the baseline)</w:t>
      </w:r>
      <w:r w:rsidR="00130192" w:rsidRPr="00B03562">
        <w:rPr>
          <w:rFonts w:eastAsiaTheme="minorEastAsia" w:cs="Times New Roman"/>
        </w:rPr>
        <w:t xml:space="preserve"> can</w:t>
      </w:r>
      <w:r w:rsidR="00B3217B" w:rsidRPr="00B03562">
        <w:rPr>
          <w:rFonts w:eastAsiaTheme="minorEastAsia" w:cs="Times New Roman"/>
        </w:rPr>
        <w:t xml:space="preserve"> be</w:t>
      </w:r>
      <w:r w:rsidR="00130192" w:rsidRPr="00B03562">
        <w:rPr>
          <w:rFonts w:eastAsiaTheme="minorEastAsia" w:cs="Times New Roman"/>
        </w:rPr>
        <w:t xml:space="preserve"> derived using </w:t>
      </w:r>
      <w:r w:rsidR="00010276" w:rsidRPr="00B03562">
        <w:rPr>
          <w:rFonts w:eastAsiaTheme="minorEastAsia" w:cs="Times New Roman"/>
        </w:rPr>
        <w:t>second order stochastic dominance</w:t>
      </w:r>
      <w:r w:rsidR="005A401A" w:rsidRPr="00B03562">
        <w:rPr>
          <w:rFonts w:eastAsiaTheme="minorEastAsia" w:cs="Times New Roman"/>
        </w:rPr>
        <w:t xml:space="preserve"> (</w:t>
      </w:r>
      <w:r w:rsidRPr="00B03562">
        <w:rPr>
          <w:rFonts w:eastAsiaTheme="minorEastAsia" w:cs="Times New Roman"/>
        </w:rPr>
        <w:t>see</w:t>
      </w:r>
      <w:r w:rsidR="009F5123">
        <w:rPr>
          <w:rFonts w:eastAsiaTheme="minorEastAsia" w:cs="Times New Roman"/>
        </w:rPr>
        <w:t xml:space="preserve"> </w:t>
      </w:r>
      <w:r w:rsidR="009F5123">
        <w:rPr>
          <w:rFonts w:eastAsiaTheme="minorEastAsia" w:cs="Times New Roman"/>
        </w:rPr>
        <w:fldChar w:fldCharType="begin"/>
      </w:r>
      <w:r w:rsidR="006E2621">
        <w:rPr>
          <w:rFonts w:eastAsiaTheme="minorEastAsia"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eastAsiaTheme="minorEastAsia" w:cs="Times New Roman"/>
        </w:rPr>
        <w:fldChar w:fldCharType="separate"/>
      </w:r>
      <w:r w:rsidR="006E2621">
        <w:rPr>
          <w:rFonts w:eastAsiaTheme="minorEastAsia" w:cs="Times New Roman"/>
          <w:noProof/>
        </w:rPr>
        <w:t>Hurley</w:t>
      </w:r>
      <w:ins w:id="136" w:author="MKONDIWA, Maxwell (CIMMYT-India)" w:date="2024-05-15T06:23:00Z" w16du:dateUtc="2024-05-15T00:53:00Z">
        <w:r w:rsidR="00975AD8">
          <w:rPr>
            <w:rFonts w:eastAsiaTheme="minorEastAsia" w:cs="Times New Roman"/>
            <w:noProof/>
          </w:rPr>
          <w:t xml:space="preserve"> et al </w:t>
        </w:r>
      </w:ins>
      <w:del w:id="137" w:author="MKONDIWA, Maxwell (CIMMYT-India)" w:date="2024-05-15T06:23:00Z" w16du:dateUtc="2024-05-15T00:53:00Z">
        <w:r w:rsidR="006E2621" w:rsidDel="00975AD8">
          <w:rPr>
            <w:rFonts w:eastAsiaTheme="minorEastAsia" w:cs="Times New Roman"/>
            <w:noProof/>
          </w:rPr>
          <w:delText>, Koo and Tesfaye (</w:delText>
        </w:r>
      </w:del>
      <w:r w:rsidR="006E2621">
        <w:rPr>
          <w:rFonts w:eastAsiaTheme="minorEastAsia" w:cs="Times New Roman"/>
          <w:noProof/>
        </w:rPr>
        <w:t>2018)</w:t>
      </w:r>
      <w:r w:rsidR="009F5123">
        <w:rPr>
          <w:rFonts w:eastAsiaTheme="minorEastAsia" w:cs="Times New Roman"/>
        </w:rPr>
        <w:fldChar w:fldCharType="end"/>
      </w:r>
      <w:r w:rsidRPr="00B03562">
        <w:rPr>
          <w:rFonts w:eastAsiaTheme="minorEastAsia" w:cs="Times New Roman"/>
        </w:rPr>
        <w:t xml:space="preserve"> for </w:t>
      </w:r>
      <w:r w:rsidR="00605179" w:rsidRPr="00B03562">
        <w:rPr>
          <w:rFonts w:eastAsiaTheme="minorEastAsia" w:cs="Times New Roman"/>
        </w:rPr>
        <w:t>detailed derivations</w:t>
      </w:r>
      <w:r w:rsidR="005A401A" w:rsidRPr="00B03562">
        <w:rPr>
          <w:rFonts w:eastAsiaTheme="minorEastAsia" w:cs="Times New Roman"/>
        </w:rPr>
        <w:t xml:space="preserve">). </w:t>
      </w:r>
      <w:r w:rsidR="00130192" w:rsidRPr="00B03562">
        <w:rPr>
          <w:rFonts w:eastAsiaTheme="minorEastAsia" w:cs="Times New Roman"/>
        </w:rPr>
        <w:t xml:space="preserve">If both lower bound and upper bound </w:t>
      </w:r>
      <w:r w:rsidR="00EE0FBC" w:rsidRPr="00B03562">
        <w:rPr>
          <w:rFonts w:eastAsiaTheme="minorEastAsia" w:cs="Times New Roman"/>
        </w:rPr>
        <w:t xml:space="preserve">are </w:t>
      </w:r>
      <w:r w:rsidR="00130192" w:rsidRPr="00B03562">
        <w:rPr>
          <w:rFonts w:eastAsiaTheme="minorEastAsia" w:cs="Times New Roman"/>
        </w:rPr>
        <w:t>positive, then any risk</w:t>
      </w:r>
      <w:ins w:id="138" w:author="MKONDIWA, Maxwell (CIMMYT-India)" w:date="2024-05-13T22:11:00Z" w16du:dateUtc="2024-05-13T16:41:00Z">
        <w:r w:rsidR="003160EA">
          <w:rPr>
            <w:rFonts w:eastAsiaTheme="minorEastAsia" w:cs="Times New Roman"/>
          </w:rPr>
          <w:t>-</w:t>
        </w:r>
      </w:ins>
      <w:del w:id="139" w:author="MKONDIWA, Maxwell (CIMMYT-India)" w:date="2024-05-13T22:11:00Z" w16du:dateUtc="2024-05-13T16:41:00Z">
        <w:r w:rsidR="00130192" w:rsidRPr="00B03562" w:rsidDel="003160EA">
          <w:rPr>
            <w:rFonts w:eastAsiaTheme="minorEastAsia" w:cs="Times New Roman"/>
          </w:rPr>
          <w:delText xml:space="preserve"> </w:delText>
        </w:r>
      </w:del>
      <w:r w:rsidR="00130192" w:rsidRPr="00B03562">
        <w:rPr>
          <w:rFonts w:eastAsiaTheme="minorEastAsia" w:cs="Times New Roman"/>
        </w:rPr>
        <w:t>averse farmer will prefer</w:t>
      </w:r>
      <w:r w:rsidR="00356F0E" w:rsidRPr="00B03562">
        <w:rPr>
          <w:rFonts w:eastAsiaTheme="minorEastAsia" w:cs="Times New Roman"/>
        </w:rPr>
        <w:t xml:space="preserve"> the new technology</w:t>
      </w:r>
      <w:r w:rsidR="00130192" w:rsidRPr="00B03562">
        <w:rPr>
          <w:rFonts w:eastAsiaTheme="minorEastAsia" w:cs="Times New Roman"/>
        </w:rPr>
        <w:t>. Conversely, if both lower bound and upper bound are negative, then any risk</w:t>
      </w:r>
      <w:ins w:id="140" w:author="MKONDIWA, Maxwell (CIMMYT-India)" w:date="2024-05-13T22:11:00Z" w16du:dateUtc="2024-05-13T16:41:00Z">
        <w:r w:rsidR="003160EA">
          <w:rPr>
            <w:rFonts w:eastAsiaTheme="minorEastAsia" w:cs="Times New Roman"/>
          </w:rPr>
          <w:t>-</w:t>
        </w:r>
      </w:ins>
      <w:del w:id="141" w:author="MKONDIWA, Maxwell (CIMMYT-India)" w:date="2024-05-13T22:11:00Z" w16du:dateUtc="2024-05-13T16:41:00Z">
        <w:r w:rsidR="00130192" w:rsidRPr="00B03562" w:rsidDel="003160EA">
          <w:rPr>
            <w:rFonts w:eastAsiaTheme="minorEastAsia" w:cs="Times New Roman"/>
          </w:rPr>
          <w:delText xml:space="preserve"> </w:delText>
        </w:r>
      </w:del>
      <w:r w:rsidR="00130192" w:rsidRPr="00B03562">
        <w:rPr>
          <w:rFonts w:eastAsiaTheme="minorEastAsia" w:cs="Times New Roman"/>
        </w:rPr>
        <w:t xml:space="preserve">averse </w:t>
      </w:r>
      <w:r w:rsidR="006A71DA" w:rsidRPr="00B03562">
        <w:rPr>
          <w:rFonts w:eastAsiaTheme="minorEastAsia" w:cs="Times New Roman"/>
        </w:rPr>
        <w:t>farmer</w:t>
      </w:r>
      <w:r w:rsidR="00130192" w:rsidRPr="00B03562">
        <w:rPr>
          <w:rFonts w:eastAsiaTheme="minorEastAsia" w:cs="Times New Roman"/>
        </w:rPr>
        <w:t xml:space="preserve"> wil</w:t>
      </w:r>
      <w:r w:rsidR="00356F0E" w:rsidRPr="00B03562">
        <w:rPr>
          <w:rFonts w:eastAsiaTheme="minorEastAsia" w:cs="Times New Roman"/>
        </w:rPr>
        <w:t>l stick to the old techn</w:t>
      </w:r>
      <w:r w:rsidR="00CD430C" w:rsidRPr="00B03562">
        <w:rPr>
          <w:rFonts w:eastAsiaTheme="minorEastAsia" w:cs="Times New Roman"/>
        </w:rPr>
        <w:t xml:space="preserve">ology. </w:t>
      </w:r>
      <w:r w:rsidR="007223BB" w:rsidRPr="00B03562">
        <w:rPr>
          <w:rFonts w:eastAsiaTheme="minorEastAsia" w:cs="Times New Roman"/>
        </w:rPr>
        <w:t xml:space="preserve">If however, the lower bound is negative and the upper bound is positive, then it is </w:t>
      </w:r>
      <w:r w:rsidR="00B435D9" w:rsidRPr="00B03562">
        <w:rPr>
          <w:rFonts w:eastAsiaTheme="minorEastAsia" w:cs="Times New Roman"/>
        </w:rPr>
        <w:t xml:space="preserve">requires </w:t>
      </w:r>
      <w:r w:rsidR="00E87725" w:rsidRPr="00B03562">
        <w:rPr>
          <w:rFonts w:eastAsiaTheme="minorEastAsia" w:cs="Times New Roman"/>
        </w:rPr>
        <w:t xml:space="preserve">an </w:t>
      </w:r>
      <w:r w:rsidR="00B435D9" w:rsidRPr="00B03562">
        <w:rPr>
          <w:rFonts w:eastAsiaTheme="minorEastAsia" w:cs="Times New Roman"/>
        </w:rPr>
        <w:t>explicit understanding of risk preferences</w:t>
      </w:r>
      <w:r w:rsidR="00E87725" w:rsidRPr="00B03562">
        <w:rPr>
          <w:rFonts w:eastAsiaTheme="minorEastAsia" w:cs="Times New Roman"/>
        </w:rPr>
        <w:t>—information not easily available—</w:t>
      </w:r>
      <w:r w:rsidR="00B435D9" w:rsidRPr="00B03562">
        <w:rPr>
          <w:rFonts w:eastAsiaTheme="minorEastAsia" w:cs="Times New Roman"/>
        </w:rPr>
        <w:t>to</w:t>
      </w:r>
      <w:r w:rsidR="00E87725" w:rsidRPr="00B03562">
        <w:rPr>
          <w:rFonts w:eastAsiaTheme="minorEastAsia" w:cs="Times New Roman"/>
        </w:rPr>
        <w:t xml:space="preserve"> </w:t>
      </w:r>
      <w:r w:rsidR="00B435D9" w:rsidRPr="00B03562">
        <w:rPr>
          <w:rFonts w:eastAsiaTheme="minorEastAsia" w:cs="Times New Roman"/>
        </w:rPr>
        <w:t>determine which distribution is preferred.</w:t>
      </w:r>
      <w:r w:rsidR="00E87725" w:rsidRPr="00B03562">
        <w:rPr>
          <w:rFonts w:eastAsiaTheme="minorEastAsia" w:cs="Times New Roman"/>
        </w:rPr>
        <w:t xml:space="preserve"> </w:t>
      </w:r>
      <w:r w:rsidR="008208FF" w:rsidRPr="00B03562">
        <w:rPr>
          <w:rFonts w:eastAsiaTheme="minorEastAsia" w:cs="Times New Roman"/>
        </w:rPr>
        <w:t>We use Octave for the computational analys</w:t>
      </w:r>
      <w:r w:rsidR="00E87725" w:rsidRPr="00B03562">
        <w:rPr>
          <w:rFonts w:eastAsiaTheme="minorEastAsia" w:cs="Times New Roman"/>
        </w:rPr>
        <w:t>e</w:t>
      </w:r>
      <w:r w:rsidR="008208FF" w:rsidRPr="00B03562">
        <w:rPr>
          <w:rFonts w:eastAsiaTheme="minorEastAsia" w:cs="Times New Roman"/>
        </w:rPr>
        <w:t>s.</w:t>
      </w:r>
    </w:p>
    <w:p w14:paraId="2BEE4702" w14:textId="1767ACE0" w:rsidR="0001138E" w:rsidRPr="00B03562" w:rsidRDefault="00EC0816" w:rsidP="000D6D14">
      <w:pPr>
        <w:jc w:val="both"/>
        <w:rPr>
          <w:rFonts w:eastAsiaTheme="minorEastAsia" w:cs="Times New Roman"/>
        </w:rPr>
      </w:pPr>
      <w:r w:rsidRPr="00B03562">
        <w:rPr>
          <w:rFonts w:eastAsiaTheme="minorEastAsia" w:cs="Times New Roman"/>
        </w:rPr>
        <w:t xml:space="preserve">Proceeding with the hypothetical distributions, </w:t>
      </w:r>
      <w:r w:rsidR="00E4384F" w:rsidRPr="00B03562">
        <w:rPr>
          <w:rFonts w:eastAsiaTheme="minorEastAsia" w:cs="Times New Roman"/>
        </w:rPr>
        <w:t xml:space="preserve">we show in table </w:t>
      </w:r>
      <w:r w:rsidR="005121DC">
        <w:rPr>
          <w:rFonts w:eastAsiaTheme="minorEastAsia" w:cs="Times New Roman"/>
        </w:rPr>
        <w:t>1</w:t>
      </w:r>
      <w:r w:rsidR="00E4384F" w:rsidRPr="00B03562">
        <w:rPr>
          <w:rFonts w:eastAsiaTheme="minorEastAsia" w:cs="Times New Roman"/>
        </w:rPr>
        <w:t xml:space="preserve"> results from </w:t>
      </w:r>
      <w:r w:rsidR="00774A5E" w:rsidRPr="00B03562">
        <w:rPr>
          <w:rFonts w:eastAsiaTheme="minorEastAsia" w:cs="Times New Roman"/>
        </w:rPr>
        <w:t>using our approach to compute</w:t>
      </w:r>
      <w:r w:rsidR="000D6D14" w:rsidRPr="00B03562">
        <w:rPr>
          <w:rFonts w:eastAsiaTheme="minorEastAsia" w:cs="Times New Roman"/>
        </w:rPr>
        <w:t xml:space="preserve"> upper and lower</w:t>
      </w:r>
      <w:r w:rsidR="00774A5E" w:rsidRPr="00B03562">
        <w:rPr>
          <w:rFonts w:eastAsiaTheme="minorEastAsia" w:cs="Times New Roman"/>
        </w:rPr>
        <w:t xml:space="preserve"> willingness to pay bounds</w:t>
      </w:r>
      <w:r w:rsidR="000D6D14" w:rsidRPr="00B03562">
        <w:rPr>
          <w:rFonts w:eastAsiaTheme="minorEastAsia" w:cs="Times New Roman"/>
        </w:rPr>
        <w:t xml:space="preserve">. </w:t>
      </w:r>
      <w:r w:rsidR="0038262B" w:rsidRPr="00B03562">
        <w:rPr>
          <w:rFonts w:eastAsiaTheme="minorEastAsia" w:cs="Times New Roman"/>
        </w:rPr>
        <w:t xml:space="preserve">The WTP bounds are positive for the comparison between </w:t>
      </w:r>
      <w:r w:rsidR="00AB7958" w:rsidRPr="00B03562">
        <w:rPr>
          <w:rFonts w:eastAsiaTheme="minorEastAsia" w:cs="Times New Roman"/>
        </w:rPr>
        <w:t xml:space="preserve">Q and </w:t>
      </w:r>
      <w:proofErr w:type="spellStart"/>
      <w:r w:rsidR="00AB7958" w:rsidRPr="00B03562">
        <w:rPr>
          <w:rFonts w:eastAsiaTheme="minorEastAsia" w:cs="Times New Roman"/>
        </w:rPr>
        <w:t>G as</w:t>
      </w:r>
      <w:proofErr w:type="spellEnd"/>
      <w:r w:rsidR="00AB7958" w:rsidRPr="00B03562">
        <w:rPr>
          <w:rFonts w:eastAsiaTheme="minorEastAsia" w:cs="Times New Roman"/>
        </w:rPr>
        <w:t xml:space="preserve"> well as F and G. </w:t>
      </w:r>
    </w:p>
    <w:p w14:paraId="2002904B" w14:textId="7F5FC3EB" w:rsidR="00EC0816" w:rsidRPr="00B03562" w:rsidRDefault="00EC0816" w:rsidP="00EC0816">
      <w:pPr>
        <w:spacing w:line="276" w:lineRule="auto"/>
        <w:rPr>
          <w:rFonts w:cs="Times New Roman"/>
          <w:sz w:val="20"/>
          <w:szCs w:val="20"/>
        </w:rPr>
      </w:pPr>
      <w:r w:rsidRPr="00B03562">
        <w:rPr>
          <w:rFonts w:cs="Times New Roman"/>
          <w:sz w:val="20"/>
          <w:szCs w:val="20"/>
        </w:rPr>
        <w:t xml:space="preserve">Table </w:t>
      </w:r>
      <w:r w:rsidR="0076212A">
        <w:rPr>
          <w:rFonts w:cs="Times New Roman"/>
          <w:sz w:val="20"/>
          <w:szCs w:val="20"/>
        </w:rPr>
        <w:t>1</w:t>
      </w:r>
      <w:r w:rsidRPr="00B03562">
        <w:rPr>
          <w:rFonts w:cs="Times New Roman"/>
          <w:sz w:val="20"/>
          <w:szCs w:val="20"/>
        </w:rPr>
        <w:t>: Hypothetical distributions and willingness to pay bounds</w:t>
      </w:r>
    </w:p>
    <w:tbl>
      <w:tblPr>
        <w:tblStyle w:val="PlainTable1"/>
        <w:tblW w:w="5000" w:type="pct"/>
        <w:tblLook w:val="0620" w:firstRow="1" w:lastRow="0" w:firstColumn="0" w:lastColumn="0" w:noHBand="1" w:noVBand="1"/>
      </w:tblPr>
      <w:tblGrid>
        <w:gridCol w:w="5629"/>
        <w:gridCol w:w="1129"/>
        <w:gridCol w:w="1129"/>
        <w:gridCol w:w="1129"/>
      </w:tblGrid>
      <w:tr w:rsidR="00EC0816" w:rsidRPr="00256197"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B03562" w:rsidRDefault="00EC0816" w:rsidP="00742559">
            <w:pPr>
              <w:spacing w:line="240" w:lineRule="auto"/>
              <w:rPr>
                <w:rFonts w:cs="Times New Roman"/>
                <w:b w:val="0"/>
                <w:bCs w:val="0"/>
                <w:sz w:val="20"/>
                <w:szCs w:val="20"/>
              </w:rPr>
            </w:pPr>
            <w:r w:rsidRPr="00B03562">
              <w:rPr>
                <w:rFonts w:cs="Times New Roman"/>
                <w:sz w:val="20"/>
                <w:szCs w:val="20"/>
              </w:rPr>
              <w:t xml:space="preserve">Panel (a): Truncated normal distribution parameters for the hypothetical distributions </w:t>
            </w:r>
          </w:p>
        </w:tc>
      </w:tr>
      <w:tr w:rsidR="00EC0816" w:rsidRPr="00256197" w14:paraId="61B8B528" w14:textId="77777777" w:rsidTr="00742559">
        <w:trPr>
          <w:trHeight w:val="261"/>
        </w:trPr>
        <w:tc>
          <w:tcPr>
            <w:tcW w:w="3122" w:type="pct"/>
            <w:hideMark/>
          </w:tcPr>
          <w:p w14:paraId="012CD03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Truncated normal parameters </w:t>
            </w:r>
          </w:p>
        </w:tc>
        <w:tc>
          <w:tcPr>
            <w:tcW w:w="626" w:type="pct"/>
            <w:hideMark/>
          </w:tcPr>
          <w:p w14:paraId="2F3CE543" w14:textId="77777777" w:rsidR="00EC0816" w:rsidRPr="00B03562" w:rsidRDefault="00EC0816" w:rsidP="00742559">
            <w:pPr>
              <w:spacing w:line="240" w:lineRule="auto"/>
              <w:rPr>
                <w:rFonts w:cs="Times New Roman"/>
                <w:sz w:val="20"/>
                <w:szCs w:val="20"/>
              </w:rPr>
            </w:pPr>
            <w:r w:rsidRPr="00B03562">
              <w:rPr>
                <w:rFonts w:cs="Times New Roman"/>
                <w:sz w:val="20"/>
                <w:szCs w:val="20"/>
              </w:rPr>
              <w:t>G</w:t>
            </w:r>
          </w:p>
        </w:tc>
        <w:tc>
          <w:tcPr>
            <w:tcW w:w="626" w:type="pct"/>
            <w:hideMark/>
          </w:tcPr>
          <w:p w14:paraId="4E340AEA" w14:textId="77777777" w:rsidR="00EC0816" w:rsidRPr="00B03562" w:rsidRDefault="00EC0816" w:rsidP="00742559">
            <w:pPr>
              <w:spacing w:line="240" w:lineRule="auto"/>
              <w:rPr>
                <w:rFonts w:cs="Times New Roman"/>
                <w:sz w:val="20"/>
                <w:szCs w:val="20"/>
              </w:rPr>
            </w:pPr>
            <w:r w:rsidRPr="00B03562">
              <w:rPr>
                <w:rFonts w:cs="Times New Roman"/>
                <w:sz w:val="20"/>
                <w:szCs w:val="20"/>
              </w:rPr>
              <w:t>Q</w:t>
            </w:r>
          </w:p>
        </w:tc>
        <w:tc>
          <w:tcPr>
            <w:tcW w:w="626" w:type="pct"/>
            <w:hideMark/>
          </w:tcPr>
          <w:p w14:paraId="3D93949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F </w:t>
            </w:r>
          </w:p>
        </w:tc>
      </w:tr>
      <w:tr w:rsidR="00EC0816" w:rsidRPr="00256197" w14:paraId="117FEAE1" w14:textId="77777777" w:rsidTr="00742559">
        <w:trPr>
          <w:trHeight w:val="421"/>
        </w:trPr>
        <w:tc>
          <w:tcPr>
            <w:tcW w:w="3122" w:type="pct"/>
            <w:hideMark/>
          </w:tcPr>
          <w:p w14:paraId="060A97E0" w14:textId="77777777" w:rsidR="00EC0816" w:rsidRPr="00B03562" w:rsidRDefault="00EC0816" w:rsidP="00742559">
            <w:pPr>
              <w:spacing w:line="240" w:lineRule="auto"/>
              <w:rPr>
                <w:rFonts w:cs="Times New Roman"/>
                <w:sz w:val="20"/>
                <w:szCs w:val="20"/>
              </w:rPr>
            </w:pPr>
            <w:r w:rsidRPr="00B03562">
              <w:rPr>
                <w:rFonts w:cs="Times New Roman"/>
                <w:sz w:val="20"/>
                <w:szCs w:val="20"/>
              </w:rPr>
              <w:t>N</w:t>
            </w:r>
          </w:p>
        </w:tc>
        <w:tc>
          <w:tcPr>
            <w:tcW w:w="626" w:type="pct"/>
            <w:hideMark/>
          </w:tcPr>
          <w:p w14:paraId="5F7125C5"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12C2D5A7"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578B2E66"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r>
      <w:tr w:rsidR="00EC0816" w:rsidRPr="00256197" w14:paraId="52CB1072" w14:textId="77777777" w:rsidTr="00742559">
        <w:trPr>
          <w:trHeight w:val="271"/>
        </w:trPr>
        <w:tc>
          <w:tcPr>
            <w:tcW w:w="3122" w:type="pct"/>
            <w:hideMark/>
          </w:tcPr>
          <w:p w14:paraId="73627BD2" w14:textId="77777777" w:rsidR="00EC0816" w:rsidRPr="00B03562" w:rsidRDefault="00EC0816" w:rsidP="00742559">
            <w:pPr>
              <w:spacing w:line="240" w:lineRule="auto"/>
              <w:rPr>
                <w:rFonts w:cs="Times New Roman"/>
                <w:sz w:val="20"/>
                <w:szCs w:val="20"/>
              </w:rPr>
            </w:pPr>
            <w:r w:rsidRPr="00B03562">
              <w:rPr>
                <w:rFonts w:cs="Times New Roman"/>
                <w:sz w:val="20"/>
                <w:szCs w:val="20"/>
              </w:rPr>
              <w:t>Min=a</w:t>
            </w:r>
          </w:p>
        </w:tc>
        <w:tc>
          <w:tcPr>
            <w:tcW w:w="626" w:type="pct"/>
            <w:hideMark/>
          </w:tcPr>
          <w:p w14:paraId="24352F7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276990D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17E54D16" w14:textId="77777777" w:rsidR="00EC0816" w:rsidRPr="00B03562" w:rsidRDefault="00EC0816" w:rsidP="00742559">
            <w:pPr>
              <w:spacing w:line="240" w:lineRule="auto"/>
              <w:rPr>
                <w:rFonts w:cs="Times New Roman"/>
                <w:sz w:val="20"/>
                <w:szCs w:val="20"/>
              </w:rPr>
            </w:pPr>
            <w:r w:rsidRPr="00B03562">
              <w:rPr>
                <w:rFonts w:cs="Times New Roman"/>
                <w:sz w:val="20"/>
                <w:szCs w:val="20"/>
              </w:rPr>
              <w:t>3</w:t>
            </w:r>
          </w:p>
        </w:tc>
      </w:tr>
      <w:tr w:rsidR="00EC0816" w:rsidRPr="00256197" w14:paraId="6B1FBE28" w14:textId="77777777" w:rsidTr="00742559">
        <w:trPr>
          <w:trHeight w:val="133"/>
        </w:trPr>
        <w:tc>
          <w:tcPr>
            <w:tcW w:w="3122" w:type="pct"/>
            <w:hideMark/>
          </w:tcPr>
          <w:p w14:paraId="5342BBE1" w14:textId="77777777" w:rsidR="00EC0816" w:rsidRPr="00B03562" w:rsidRDefault="00EC0816" w:rsidP="00742559">
            <w:pPr>
              <w:spacing w:line="240" w:lineRule="auto"/>
              <w:rPr>
                <w:rFonts w:cs="Times New Roman"/>
                <w:sz w:val="20"/>
                <w:szCs w:val="20"/>
              </w:rPr>
            </w:pPr>
            <w:r w:rsidRPr="00B03562">
              <w:rPr>
                <w:rFonts w:cs="Times New Roman"/>
                <w:sz w:val="20"/>
                <w:szCs w:val="20"/>
              </w:rPr>
              <w:t>Max=b</w:t>
            </w:r>
          </w:p>
        </w:tc>
        <w:tc>
          <w:tcPr>
            <w:tcW w:w="626" w:type="pct"/>
            <w:hideMark/>
          </w:tcPr>
          <w:p w14:paraId="422E981B"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108E16D5"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360EA6BF" w14:textId="77777777" w:rsidR="00EC0816" w:rsidRPr="00B03562" w:rsidRDefault="00EC0816" w:rsidP="00742559">
            <w:pPr>
              <w:spacing w:line="240" w:lineRule="auto"/>
              <w:rPr>
                <w:rFonts w:cs="Times New Roman"/>
                <w:sz w:val="20"/>
                <w:szCs w:val="20"/>
              </w:rPr>
            </w:pPr>
            <w:r w:rsidRPr="00B03562">
              <w:rPr>
                <w:rFonts w:cs="Times New Roman"/>
                <w:sz w:val="20"/>
                <w:szCs w:val="20"/>
              </w:rPr>
              <w:t>9</w:t>
            </w:r>
          </w:p>
        </w:tc>
      </w:tr>
      <w:tr w:rsidR="00EC0816" w:rsidRPr="00256197" w14:paraId="4E78AE39" w14:textId="77777777" w:rsidTr="00742559">
        <w:trPr>
          <w:trHeight w:val="165"/>
        </w:trPr>
        <w:tc>
          <w:tcPr>
            <w:tcW w:w="3122" w:type="pct"/>
            <w:hideMark/>
          </w:tcPr>
          <w:p w14:paraId="3BCEFD64" w14:textId="77777777" w:rsidR="00EC0816" w:rsidRPr="00B03562" w:rsidRDefault="00EC0816" w:rsidP="00742559">
            <w:pPr>
              <w:spacing w:line="240" w:lineRule="auto"/>
              <w:rPr>
                <w:rFonts w:cs="Times New Roman"/>
                <w:sz w:val="20"/>
                <w:szCs w:val="20"/>
              </w:rPr>
            </w:pPr>
            <w:r w:rsidRPr="00B03562">
              <w:rPr>
                <w:rFonts w:cs="Times New Roman"/>
                <w:sz w:val="20"/>
                <w:szCs w:val="20"/>
              </w:rPr>
              <w:t>Mean</w:t>
            </w:r>
          </w:p>
        </w:tc>
        <w:tc>
          <w:tcPr>
            <w:tcW w:w="626" w:type="pct"/>
            <w:hideMark/>
          </w:tcPr>
          <w:p w14:paraId="0EDBBEB9" w14:textId="77777777" w:rsidR="00EC0816" w:rsidRPr="00B03562" w:rsidRDefault="00EC0816" w:rsidP="00742559">
            <w:pPr>
              <w:spacing w:line="240" w:lineRule="auto"/>
              <w:rPr>
                <w:rFonts w:cs="Times New Roman"/>
                <w:sz w:val="20"/>
                <w:szCs w:val="20"/>
              </w:rPr>
            </w:pPr>
            <w:r w:rsidRPr="00B03562">
              <w:rPr>
                <w:rFonts w:cs="Times New Roman"/>
                <w:sz w:val="20"/>
                <w:szCs w:val="20"/>
              </w:rPr>
              <w:t>6</w:t>
            </w:r>
          </w:p>
        </w:tc>
        <w:tc>
          <w:tcPr>
            <w:tcW w:w="626" w:type="pct"/>
            <w:hideMark/>
          </w:tcPr>
          <w:p w14:paraId="1F306712"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c>
          <w:tcPr>
            <w:tcW w:w="626" w:type="pct"/>
            <w:hideMark/>
          </w:tcPr>
          <w:p w14:paraId="1EEEE94B"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r>
      <w:tr w:rsidR="00EC0816" w:rsidRPr="00256197" w14:paraId="484FE3AE" w14:textId="77777777" w:rsidTr="00742559">
        <w:trPr>
          <w:trHeight w:val="339"/>
        </w:trPr>
        <w:tc>
          <w:tcPr>
            <w:tcW w:w="3122" w:type="pct"/>
            <w:hideMark/>
          </w:tcPr>
          <w:p w14:paraId="06C0A198" w14:textId="77777777" w:rsidR="00EC0816" w:rsidRPr="00B03562" w:rsidRDefault="00EC0816" w:rsidP="00742559">
            <w:pPr>
              <w:spacing w:line="240" w:lineRule="auto"/>
              <w:rPr>
                <w:rFonts w:cs="Times New Roman"/>
                <w:sz w:val="20"/>
                <w:szCs w:val="20"/>
              </w:rPr>
            </w:pPr>
            <w:r w:rsidRPr="00B03562">
              <w:rPr>
                <w:rFonts w:cs="Times New Roman"/>
                <w:sz w:val="20"/>
                <w:szCs w:val="20"/>
              </w:rPr>
              <w:t>SD</w:t>
            </w:r>
          </w:p>
        </w:tc>
        <w:tc>
          <w:tcPr>
            <w:tcW w:w="626" w:type="pct"/>
            <w:hideMark/>
          </w:tcPr>
          <w:p w14:paraId="2703F260" w14:textId="77777777" w:rsidR="00EC0816" w:rsidRPr="00B03562" w:rsidRDefault="00EC0816" w:rsidP="00742559">
            <w:pPr>
              <w:spacing w:line="240" w:lineRule="auto"/>
              <w:rPr>
                <w:rFonts w:cs="Times New Roman"/>
                <w:sz w:val="20"/>
                <w:szCs w:val="20"/>
              </w:rPr>
            </w:pPr>
            <w:r w:rsidRPr="00B03562">
              <w:rPr>
                <w:rFonts w:cs="Times New Roman"/>
                <w:sz w:val="20"/>
                <w:szCs w:val="20"/>
              </w:rPr>
              <w:t>0.8</w:t>
            </w:r>
          </w:p>
        </w:tc>
        <w:tc>
          <w:tcPr>
            <w:tcW w:w="626" w:type="pct"/>
            <w:hideMark/>
          </w:tcPr>
          <w:p w14:paraId="5D762284" w14:textId="77777777" w:rsidR="00EC0816" w:rsidRPr="00B03562" w:rsidRDefault="00EC0816" w:rsidP="00742559">
            <w:pPr>
              <w:spacing w:line="240" w:lineRule="auto"/>
              <w:rPr>
                <w:rFonts w:cs="Times New Roman"/>
                <w:sz w:val="20"/>
                <w:szCs w:val="20"/>
              </w:rPr>
            </w:pPr>
            <w:r w:rsidRPr="00B03562">
              <w:rPr>
                <w:rFonts w:cs="Times New Roman"/>
                <w:sz w:val="20"/>
                <w:szCs w:val="20"/>
              </w:rPr>
              <w:t>1</w:t>
            </w:r>
          </w:p>
        </w:tc>
        <w:tc>
          <w:tcPr>
            <w:tcW w:w="626" w:type="pct"/>
            <w:hideMark/>
          </w:tcPr>
          <w:p w14:paraId="18171366" w14:textId="77777777" w:rsidR="00EC0816" w:rsidRPr="00B03562" w:rsidRDefault="00EC0816" w:rsidP="00742559">
            <w:pPr>
              <w:spacing w:line="240" w:lineRule="auto"/>
              <w:rPr>
                <w:rFonts w:cs="Times New Roman"/>
                <w:sz w:val="20"/>
                <w:szCs w:val="20"/>
              </w:rPr>
            </w:pPr>
            <w:r w:rsidRPr="00B03562">
              <w:rPr>
                <w:rFonts w:cs="Times New Roman"/>
                <w:sz w:val="20"/>
                <w:szCs w:val="20"/>
              </w:rPr>
              <w:t>2</w:t>
            </w:r>
          </w:p>
        </w:tc>
      </w:tr>
      <w:tr w:rsidR="00EC0816" w:rsidRPr="00256197" w14:paraId="5E8E6E6F" w14:textId="77777777" w:rsidTr="00742559">
        <w:trPr>
          <w:trHeight w:val="339"/>
        </w:trPr>
        <w:tc>
          <w:tcPr>
            <w:tcW w:w="5000" w:type="pct"/>
            <w:gridSpan w:val="4"/>
          </w:tcPr>
          <w:p w14:paraId="3BDE69D2" w14:textId="2813AE44" w:rsidR="00EC0816" w:rsidRPr="00B03562" w:rsidRDefault="00EC0816" w:rsidP="00742559">
            <w:pPr>
              <w:spacing w:line="240" w:lineRule="auto"/>
              <w:rPr>
                <w:rFonts w:cs="Times New Roman"/>
                <w:b/>
                <w:bCs/>
                <w:sz w:val="20"/>
                <w:szCs w:val="20"/>
              </w:rPr>
            </w:pPr>
            <w:r w:rsidRPr="00B03562">
              <w:rPr>
                <w:rFonts w:cs="Times New Roman"/>
                <w:b/>
                <w:bCs/>
                <w:sz w:val="20"/>
                <w:szCs w:val="20"/>
              </w:rPr>
              <w:lastRenderedPageBreak/>
              <w:t xml:space="preserve">Panel (b): Willingness to pay bounds from computational second order stochastic </w:t>
            </w:r>
            <w:r w:rsidR="002B089C" w:rsidRPr="00B03562">
              <w:rPr>
                <w:rFonts w:cs="Times New Roman"/>
                <w:b/>
                <w:bCs/>
                <w:sz w:val="20"/>
                <w:szCs w:val="20"/>
              </w:rPr>
              <w:t xml:space="preserve">dominance </w:t>
            </w:r>
            <w:r w:rsidRPr="00B03562">
              <w:rPr>
                <w:rFonts w:cs="Times New Roman"/>
                <w:b/>
                <w:bCs/>
                <w:sz w:val="20"/>
                <w:szCs w:val="20"/>
              </w:rPr>
              <w:t>assessment</w:t>
            </w:r>
          </w:p>
        </w:tc>
      </w:tr>
      <w:tr w:rsidR="00EC0816" w:rsidRPr="00256197" w14:paraId="1345688E" w14:textId="77777777" w:rsidTr="00742559">
        <w:trPr>
          <w:trHeight w:val="339"/>
        </w:trPr>
        <w:tc>
          <w:tcPr>
            <w:tcW w:w="3122" w:type="pct"/>
          </w:tcPr>
          <w:p w14:paraId="192F8DA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 </w:t>
            </w:r>
          </w:p>
        </w:tc>
        <w:tc>
          <w:tcPr>
            <w:tcW w:w="626" w:type="pct"/>
          </w:tcPr>
          <w:p w14:paraId="505A7777" w14:textId="77777777" w:rsidR="00EC0816" w:rsidRPr="00B03562" w:rsidRDefault="00EC0816" w:rsidP="00742559">
            <w:pPr>
              <w:pStyle w:val="NormalWeb"/>
              <w:spacing w:before="0" w:beforeAutospacing="0" w:after="0" w:afterAutospacing="0"/>
              <w:rPr>
                <w:rFonts w:eastAsiaTheme="minorHAnsi"/>
                <w:sz w:val="20"/>
                <w:szCs w:val="20"/>
                <w:lang w:eastAsia="en-US"/>
              </w:rPr>
            </w:pPr>
            <w:r w:rsidRPr="00B03562">
              <w:rPr>
                <w:rFonts w:eastAsiaTheme="minorHAnsi"/>
                <w:sz w:val="20"/>
                <w:szCs w:val="20"/>
                <w:lang w:eastAsia="en-US"/>
              </w:rPr>
              <w:t xml:space="preserve">Q(base) </w:t>
            </w:r>
          </w:p>
          <w:p w14:paraId="39A5FFB9" w14:textId="77777777" w:rsidR="00EC0816" w:rsidRPr="00B03562" w:rsidRDefault="00EC0816" w:rsidP="00742559">
            <w:pPr>
              <w:spacing w:line="240" w:lineRule="auto"/>
              <w:rPr>
                <w:rFonts w:cs="Times New Roman"/>
                <w:sz w:val="20"/>
                <w:szCs w:val="20"/>
              </w:rPr>
            </w:pPr>
            <w:r w:rsidRPr="00B03562">
              <w:rPr>
                <w:rFonts w:cs="Times New Roman"/>
                <w:sz w:val="20"/>
                <w:szCs w:val="20"/>
              </w:rPr>
              <w:t>vs G</w:t>
            </w:r>
          </w:p>
        </w:tc>
        <w:tc>
          <w:tcPr>
            <w:tcW w:w="626" w:type="pct"/>
          </w:tcPr>
          <w:p w14:paraId="305040D6" w14:textId="77777777" w:rsidR="00EC0816" w:rsidRPr="00B03562" w:rsidRDefault="00EC0816" w:rsidP="00742559">
            <w:pPr>
              <w:spacing w:line="240" w:lineRule="auto"/>
              <w:rPr>
                <w:rFonts w:cs="Times New Roman"/>
                <w:sz w:val="20"/>
                <w:szCs w:val="20"/>
              </w:rPr>
            </w:pPr>
            <w:r w:rsidRPr="00B03562">
              <w:rPr>
                <w:rFonts w:cs="Times New Roman"/>
                <w:sz w:val="20"/>
                <w:szCs w:val="20"/>
              </w:rPr>
              <w:t>Q vs F</w:t>
            </w:r>
          </w:p>
        </w:tc>
        <w:tc>
          <w:tcPr>
            <w:tcW w:w="626" w:type="pct"/>
          </w:tcPr>
          <w:p w14:paraId="11D42969" w14:textId="77777777" w:rsidR="00EC0816" w:rsidRPr="00B03562" w:rsidRDefault="00EC0816" w:rsidP="00742559">
            <w:pPr>
              <w:spacing w:line="240" w:lineRule="auto"/>
              <w:rPr>
                <w:rFonts w:cs="Times New Roman"/>
                <w:sz w:val="20"/>
                <w:szCs w:val="20"/>
              </w:rPr>
            </w:pPr>
            <w:r w:rsidRPr="00B03562">
              <w:rPr>
                <w:rFonts w:cs="Times New Roman"/>
                <w:sz w:val="20"/>
                <w:szCs w:val="20"/>
              </w:rPr>
              <w:t>F vs G</w:t>
            </w:r>
          </w:p>
        </w:tc>
      </w:tr>
      <w:tr w:rsidR="00EC0816" w:rsidRPr="00256197" w14:paraId="3C09550F" w14:textId="77777777" w:rsidTr="00742559">
        <w:trPr>
          <w:trHeight w:val="339"/>
        </w:trPr>
        <w:tc>
          <w:tcPr>
            <w:tcW w:w="3122" w:type="pct"/>
          </w:tcPr>
          <w:p w14:paraId="68C8C708" w14:textId="715DCF5C" w:rsidR="00EC0816" w:rsidRPr="00B03562" w:rsidRDefault="00EC0816" w:rsidP="00742559">
            <w:pPr>
              <w:spacing w:line="240" w:lineRule="auto"/>
              <w:rPr>
                <w:rFonts w:cs="Times New Roman"/>
                <w:sz w:val="20"/>
                <w:szCs w:val="20"/>
              </w:rPr>
            </w:pPr>
            <w:r w:rsidRPr="00B03562">
              <w:rPr>
                <w:rFonts w:cs="Times New Roman"/>
                <w:sz w:val="20"/>
                <w:szCs w:val="20"/>
              </w:rPr>
              <w:t>WTP lower bound (t</w:t>
            </w:r>
            <w:r w:rsidR="001539BF">
              <w:rPr>
                <w:rFonts w:cs="Times New Roman"/>
                <w:sz w:val="20"/>
                <w:szCs w:val="20"/>
              </w:rPr>
              <w:t>on</w:t>
            </w:r>
            <w:r w:rsidRPr="00B03562">
              <w:rPr>
                <w:rFonts w:cs="Times New Roman"/>
                <w:sz w:val="20"/>
                <w:szCs w:val="20"/>
              </w:rPr>
              <w:t>/ha)</w:t>
            </w:r>
          </w:p>
        </w:tc>
        <w:tc>
          <w:tcPr>
            <w:tcW w:w="626" w:type="pct"/>
          </w:tcPr>
          <w:p w14:paraId="798867A0" w14:textId="77777777" w:rsidR="00EC0816" w:rsidRPr="00B03562" w:rsidRDefault="00EC0816" w:rsidP="00742559">
            <w:pPr>
              <w:spacing w:line="240" w:lineRule="auto"/>
              <w:rPr>
                <w:rFonts w:cs="Times New Roman"/>
                <w:sz w:val="20"/>
                <w:szCs w:val="20"/>
              </w:rPr>
            </w:pPr>
            <w:r w:rsidRPr="00B03562">
              <w:rPr>
                <w:rFonts w:cs="Times New Roman"/>
                <w:sz w:val="20"/>
                <w:szCs w:val="20"/>
              </w:rPr>
              <w:t>0.036</w:t>
            </w:r>
          </w:p>
        </w:tc>
        <w:tc>
          <w:tcPr>
            <w:tcW w:w="626" w:type="pct"/>
          </w:tcPr>
          <w:p w14:paraId="00FC70A5" w14:textId="77777777" w:rsidR="00EC0816" w:rsidRPr="00B03562" w:rsidRDefault="00EC0816" w:rsidP="00742559">
            <w:pPr>
              <w:spacing w:line="240" w:lineRule="auto"/>
              <w:rPr>
                <w:rFonts w:cs="Times New Roman"/>
                <w:sz w:val="20"/>
                <w:szCs w:val="20"/>
              </w:rPr>
            </w:pPr>
            <w:r w:rsidRPr="00B03562">
              <w:rPr>
                <w:rFonts w:cs="Times New Roman"/>
                <w:sz w:val="20"/>
                <w:szCs w:val="20"/>
              </w:rPr>
              <w:t>0</w:t>
            </w:r>
          </w:p>
        </w:tc>
        <w:tc>
          <w:tcPr>
            <w:tcW w:w="626" w:type="pct"/>
          </w:tcPr>
          <w:p w14:paraId="6F7A25CE" w14:textId="77777777" w:rsidR="00EC0816" w:rsidRPr="00B03562" w:rsidRDefault="00EC0816" w:rsidP="00742559">
            <w:pPr>
              <w:spacing w:line="240" w:lineRule="auto"/>
              <w:rPr>
                <w:rFonts w:cs="Times New Roman"/>
                <w:sz w:val="20"/>
                <w:szCs w:val="20"/>
              </w:rPr>
            </w:pPr>
            <w:r w:rsidRPr="00B03562">
              <w:rPr>
                <w:rFonts w:cs="Times New Roman"/>
                <w:sz w:val="20"/>
                <w:szCs w:val="20"/>
              </w:rPr>
              <w:t>0.499</w:t>
            </w:r>
          </w:p>
        </w:tc>
      </w:tr>
      <w:tr w:rsidR="00EC0816" w:rsidRPr="00256197" w14:paraId="291377D2" w14:textId="77777777" w:rsidTr="00742559">
        <w:trPr>
          <w:trHeight w:val="339"/>
        </w:trPr>
        <w:tc>
          <w:tcPr>
            <w:tcW w:w="3122" w:type="pct"/>
          </w:tcPr>
          <w:p w14:paraId="4D11042E" w14:textId="03B62604" w:rsidR="00EC0816" w:rsidRPr="00B03562" w:rsidRDefault="00EC0816" w:rsidP="00742559">
            <w:pPr>
              <w:spacing w:line="240" w:lineRule="auto"/>
              <w:rPr>
                <w:rFonts w:cs="Times New Roman"/>
                <w:sz w:val="20"/>
                <w:szCs w:val="20"/>
              </w:rPr>
            </w:pPr>
            <w:r w:rsidRPr="00B03562">
              <w:rPr>
                <w:rFonts w:cs="Times New Roman"/>
                <w:sz w:val="20"/>
                <w:szCs w:val="20"/>
              </w:rPr>
              <w:t>WTP upper bound (t</w:t>
            </w:r>
            <w:r w:rsidR="001539BF">
              <w:rPr>
                <w:rFonts w:cs="Times New Roman"/>
                <w:sz w:val="20"/>
                <w:szCs w:val="20"/>
              </w:rPr>
              <w:t>on</w:t>
            </w:r>
            <w:r w:rsidRPr="00B03562">
              <w:rPr>
                <w:rFonts w:cs="Times New Roman"/>
                <w:sz w:val="20"/>
                <w:szCs w:val="20"/>
              </w:rPr>
              <w:t>/ha)</w:t>
            </w:r>
          </w:p>
        </w:tc>
        <w:tc>
          <w:tcPr>
            <w:tcW w:w="626" w:type="pct"/>
          </w:tcPr>
          <w:p w14:paraId="20DA297C" w14:textId="77777777" w:rsidR="00EC0816" w:rsidRPr="00B03562" w:rsidRDefault="00EC0816" w:rsidP="00742559">
            <w:pPr>
              <w:spacing w:line="240" w:lineRule="auto"/>
              <w:rPr>
                <w:rFonts w:cs="Times New Roman"/>
                <w:sz w:val="20"/>
                <w:szCs w:val="20"/>
              </w:rPr>
            </w:pPr>
            <w:r w:rsidRPr="00B03562">
              <w:rPr>
                <w:rFonts w:cs="Times New Roman"/>
                <w:sz w:val="20"/>
                <w:szCs w:val="20"/>
              </w:rPr>
              <w:t>0.763</w:t>
            </w:r>
          </w:p>
        </w:tc>
        <w:tc>
          <w:tcPr>
            <w:tcW w:w="626" w:type="pct"/>
          </w:tcPr>
          <w:p w14:paraId="6C764C8A" w14:textId="77777777" w:rsidR="00EC0816" w:rsidRPr="00B03562" w:rsidRDefault="00EC0816" w:rsidP="00742559">
            <w:pPr>
              <w:spacing w:line="240" w:lineRule="auto"/>
              <w:rPr>
                <w:rFonts w:cs="Times New Roman"/>
                <w:sz w:val="20"/>
                <w:szCs w:val="20"/>
              </w:rPr>
            </w:pPr>
            <w:r w:rsidRPr="00B03562">
              <w:rPr>
                <w:rFonts w:cs="Times New Roman"/>
                <w:sz w:val="20"/>
                <w:szCs w:val="20"/>
              </w:rPr>
              <w:t>0.218</w:t>
            </w:r>
          </w:p>
        </w:tc>
        <w:tc>
          <w:tcPr>
            <w:tcW w:w="626" w:type="pct"/>
          </w:tcPr>
          <w:p w14:paraId="116349D0" w14:textId="77777777" w:rsidR="00EC0816" w:rsidRPr="00B03562" w:rsidRDefault="00EC0816" w:rsidP="00742559">
            <w:pPr>
              <w:spacing w:line="240" w:lineRule="auto"/>
              <w:rPr>
                <w:rFonts w:cs="Times New Roman"/>
                <w:sz w:val="20"/>
                <w:szCs w:val="20"/>
              </w:rPr>
            </w:pPr>
            <w:r w:rsidRPr="00B03562">
              <w:rPr>
                <w:rFonts w:cs="Times New Roman"/>
                <w:sz w:val="20"/>
                <w:szCs w:val="20"/>
              </w:rPr>
              <w:t>1.384</w:t>
            </w:r>
          </w:p>
        </w:tc>
      </w:tr>
      <w:tr w:rsidR="00EC0816" w:rsidRPr="00256197" w14:paraId="42513353" w14:textId="77777777" w:rsidTr="00742559">
        <w:trPr>
          <w:trHeight w:val="339"/>
        </w:trPr>
        <w:tc>
          <w:tcPr>
            <w:tcW w:w="3122" w:type="pct"/>
          </w:tcPr>
          <w:p w14:paraId="6AE88329"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Interpretation </w:t>
            </w:r>
          </w:p>
        </w:tc>
        <w:tc>
          <w:tcPr>
            <w:tcW w:w="626" w:type="pct"/>
          </w:tcPr>
          <w:p w14:paraId="74FCADDC" w14:textId="17EC1791" w:rsidR="00EC0816" w:rsidRPr="00B03562" w:rsidRDefault="00EC0816" w:rsidP="00742559">
            <w:pPr>
              <w:spacing w:line="240" w:lineRule="auto"/>
              <w:rPr>
                <w:rFonts w:cs="Times New Roman"/>
                <w:sz w:val="20"/>
                <w:szCs w:val="20"/>
              </w:rPr>
            </w:pPr>
            <w:r w:rsidRPr="00B03562">
              <w:rPr>
                <w:rFonts w:cs="Times New Roman"/>
                <w:sz w:val="20"/>
                <w:szCs w:val="20"/>
              </w:rPr>
              <w:t xml:space="preserve">G SOSD Q </w:t>
            </w:r>
          </w:p>
        </w:tc>
        <w:tc>
          <w:tcPr>
            <w:tcW w:w="626" w:type="pct"/>
          </w:tcPr>
          <w:p w14:paraId="1CA6B567" w14:textId="77777777" w:rsidR="00EC0816" w:rsidRPr="00B03562" w:rsidRDefault="00EC0816" w:rsidP="00742559">
            <w:pPr>
              <w:spacing w:line="240" w:lineRule="auto"/>
              <w:rPr>
                <w:rFonts w:cs="Times New Roman"/>
                <w:sz w:val="20"/>
                <w:szCs w:val="20"/>
              </w:rPr>
            </w:pPr>
            <w:r w:rsidRPr="00B03562">
              <w:rPr>
                <w:rFonts w:cs="Times New Roman"/>
                <w:sz w:val="20"/>
                <w:szCs w:val="20"/>
              </w:rPr>
              <w:t>Not clear</w:t>
            </w:r>
          </w:p>
        </w:tc>
        <w:tc>
          <w:tcPr>
            <w:tcW w:w="626" w:type="pct"/>
          </w:tcPr>
          <w:p w14:paraId="4289FA39" w14:textId="3561B3A4" w:rsidR="00EC0816" w:rsidRPr="00B03562" w:rsidRDefault="00EC0816" w:rsidP="00742559">
            <w:pPr>
              <w:spacing w:line="240" w:lineRule="auto"/>
              <w:rPr>
                <w:rFonts w:cs="Times New Roman"/>
                <w:sz w:val="20"/>
                <w:szCs w:val="20"/>
              </w:rPr>
            </w:pPr>
            <w:r w:rsidRPr="00B03562">
              <w:rPr>
                <w:rFonts w:cs="Times New Roman"/>
                <w:sz w:val="20"/>
                <w:szCs w:val="20"/>
              </w:rPr>
              <w:t xml:space="preserve">G SOSD </w:t>
            </w:r>
            <w:r w:rsidR="00C61321" w:rsidRPr="00B03562">
              <w:rPr>
                <w:rFonts w:cs="Times New Roman"/>
                <w:sz w:val="20"/>
                <w:szCs w:val="20"/>
              </w:rPr>
              <w:t>F</w:t>
            </w:r>
          </w:p>
        </w:tc>
      </w:tr>
    </w:tbl>
    <w:p w14:paraId="19EBB8BA" w14:textId="77777777" w:rsidR="00B15CF5" w:rsidRPr="00B03562" w:rsidRDefault="00B15CF5" w:rsidP="00C60093">
      <w:pPr>
        <w:jc w:val="both"/>
        <w:rPr>
          <w:rFonts w:cs="Times New Roman"/>
        </w:rPr>
      </w:pPr>
    </w:p>
    <w:p w14:paraId="38252021" w14:textId="0AD1361D" w:rsidR="00F53458" w:rsidRDefault="009E6B02" w:rsidP="00C60093">
      <w:pPr>
        <w:jc w:val="both"/>
        <w:rPr>
          <w:rFonts w:cs="Times New Roman"/>
        </w:rPr>
      </w:pPr>
      <w:r w:rsidRPr="00B03562">
        <w:rPr>
          <w:rFonts w:cs="Times New Roman"/>
        </w:rPr>
        <w:t>The sign for the WTP bounds gives the evaluation of the benefits of the technology for a risk</w:t>
      </w:r>
      <w:ins w:id="142" w:author="MKONDIWA, Maxwell (CIMMYT-India)" w:date="2024-05-13T22:11:00Z" w16du:dateUtc="2024-05-13T16:41:00Z">
        <w:r w:rsidR="003160EA">
          <w:rPr>
            <w:rFonts w:cs="Times New Roman"/>
          </w:rPr>
          <w:t>-</w:t>
        </w:r>
      </w:ins>
      <w:del w:id="143" w:author="MKONDIWA, Maxwell (CIMMYT-India)" w:date="2024-05-13T22:11:00Z" w16du:dateUtc="2024-05-13T16:41:00Z">
        <w:r w:rsidRPr="00B03562" w:rsidDel="003160EA">
          <w:rPr>
            <w:rFonts w:cs="Times New Roman"/>
          </w:rPr>
          <w:delText xml:space="preserve"> </w:delText>
        </w:r>
      </w:del>
      <w:r w:rsidRPr="00B03562">
        <w:rPr>
          <w:rFonts w:cs="Times New Roman"/>
        </w:rPr>
        <w:t>averse farmer. If both upper and lower bounds are positive, the farmer is willing to pay for that strategy. The upper bound is the amount of money that would pay just to stay with the new technology</w:t>
      </w:r>
      <w:r w:rsidR="00DB2BA3">
        <w:rPr>
          <w:rFonts w:cs="Times New Roman"/>
        </w:rPr>
        <w:t xml:space="preserve"> and thus abandon because it is </w:t>
      </w:r>
      <w:r w:rsidR="00062974">
        <w:rPr>
          <w:rFonts w:cs="Times New Roman"/>
        </w:rPr>
        <w:t>second order stochastically dominated</w:t>
      </w:r>
      <w:r w:rsidRPr="00B03562">
        <w:rPr>
          <w:rFonts w:cs="Times New Roman"/>
        </w:rPr>
        <w:t xml:space="preserve">, while the lower bound is the amount that would pay just to be indifferent between the new strategy and the base strategy.  For negative WTP for upper and lower bound, it shows that they would need to be paid </w:t>
      </w:r>
      <w:r w:rsidR="00C1113F" w:rsidRPr="00B03562">
        <w:rPr>
          <w:rFonts w:cs="Times New Roman"/>
        </w:rPr>
        <w:t>to</w:t>
      </w:r>
      <w:r w:rsidRPr="00B03562">
        <w:rPr>
          <w:rFonts w:cs="Times New Roman"/>
        </w:rPr>
        <w:t xml:space="preserve"> accept the proposed strategy. Lower bound is the amount of money that they would accept to abandon their existing strategy. Upper bound is the amount of money that they would accept just to be indifferent between the new strategy and their existing strategy</w:t>
      </w:r>
      <w:r w:rsidR="00492F2B">
        <w:rPr>
          <w:rStyle w:val="FootnoteReference"/>
          <w:rFonts w:cs="Times New Roman"/>
        </w:rPr>
        <w:footnoteReference w:id="4"/>
      </w:r>
      <w:r w:rsidRPr="00B03562">
        <w:rPr>
          <w:rFonts w:cs="Times New Roman"/>
        </w:rPr>
        <w:t xml:space="preserve">. </w:t>
      </w:r>
    </w:p>
    <w:p w14:paraId="54BBCA2D" w14:textId="6AFFE355" w:rsidR="00F53458" w:rsidRPr="00256197" w:rsidRDefault="00F53458" w:rsidP="00962A74">
      <w:pPr>
        <w:pStyle w:val="Heading2"/>
      </w:pPr>
      <w:r w:rsidRPr="00256197">
        <w:t>2.</w:t>
      </w:r>
      <w:r w:rsidR="00C76415">
        <w:t>3</w:t>
      </w:r>
      <w:r w:rsidRPr="00256197">
        <w:t>. APSIM spatially gridded crop model scenarios</w:t>
      </w:r>
    </w:p>
    <w:p w14:paraId="434802E1" w14:textId="6C016514" w:rsidR="00F53458" w:rsidRPr="00450E8D" w:rsidRDefault="00F53458" w:rsidP="00F53458">
      <w:pPr>
        <w:rPr>
          <w:rFonts w:cs="Times New Roman"/>
        </w:rPr>
      </w:pPr>
      <w:r w:rsidRPr="00450E8D">
        <w:rPr>
          <w:rFonts w:cs="Times New Roman"/>
        </w:rPr>
        <w:t xml:space="preserve">The data used in this paper was based on </w:t>
      </w:r>
      <w:r>
        <w:rPr>
          <w:rFonts w:cs="Times New Roman"/>
        </w:rPr>
        <w:t xml:space="preserve">gridded </w:t>
      </w:r>
      <w:r w:rsidRPr="00450E8D">
        <w:rPr>
          <w:rFonts w:cs="Times New Roman"/>
        </w:rPr>
        <w:t>APSIM crop growth simulation model results for climate variables for the period 1982-2015 reported in</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6E2621">
        <w:rPr>
          <w:rFonts w:cs="Times New Roman"/>
          <w:noProof/>
        </w:rPr>
        <w:t>Urfels et al. (2022)</w:t>
      </w:r>
      <w:r w:rsidR="009F5123">
        <w:rPr>
          <w:rFonts w:cs="Times New Roman"/>
        </w:rPr>
        <w:fldChar w:fldCharType="end"/>
      </w:r>
      <w:commentRangeStart w:id="144"/>
      <w:r w:rsidRPr="00450E8D">
        <w:rPr>
          <w:rStyle w:val="FootnoteReference"/>
          <w:rFonts w:cs="Times New Roman"/>
        </w:rPr>
        <w:footnoteReference w:id="5"/>
      </w:r>
      <w:r w:rsidRPr="00450E8D">
        <w:rPr>
          <w:rFonts w:cs="Times New Roman"/>
        </w:rPr>
        <w:t xml:space="preserve">. </w:t>
      </w:r>
      <w:commentRangeEnd w:id="144"/>
      <w:r w:rsidRPr="00256197">
        <w:rPr>
          <w:rStyle w:val="CommentReference"/>
          <w:rFonts w:cs="Times New Roman"/>
          <w:lang w:val="en-US"/>
        </w:rPr>
        <w:commentReference w:id="144"/>
      </w:r>
      <w:r w:rsidR="003740B2">
        <w:rPr>
          <w:rFonts w:cs="Times New Roman"/>
        </w:rPr>
        <w:t xml:space="preserve">The model was run </w:t>
      </w:r>
      <w:r w:rsidR="00DF1C41">
        <w:rPr>
          <w:rFonts w:cs="Times New Roman"/>
        </w:rPr>
        <w:t xml:space="preserve">using </w:t>
      </w:r>
      <m:oMath>
        <m:r>
          <w:rPr>
            <w:rFonts w:ascii="Cambria Math" w:hAnsi="Cambria Math" w:cs="Times New Roman"/>
          </w:rPr>
          <m:t>0.05°×0.05°</m:t>
        </m:r>
      </m:oMath>
      <w:r w:rsidR="00774DC9">
        <w:rPr>
          <w:rFonts w:eastAsiaTheme="minorEastAsia" w:cs="Times New Roman"/>
        </w:rPr>
        <w:t xml:space="preserve"> spatial resolution input data</w:t>
      </w:r>
      <w:r w:rsidR="006E2621">
        <w:rPr>
          <w:rFonts w:eastAsiaTheme="minorEastAsia" w:cs="Times New Roman"/>
        </w:rPr>
        <w:t xml:space="preserve"> and the original study includes extensive performance evaluation for validating the results and modelling setup with other datasets on reported phenology and yield outcomes</w:t>
      </w:r>
      <w:r w:rsidR="00774DC9">
        <w:rPr>
          <w:rFonts w:eastAsiaTheme="minorEastAsia" w:cs="Times New Roman"/>
        </w:rPr>
        <w:t xml:space="preserve">. </w:t>
      </w:r>
      <w:ins w:id="145" w:author="MKONDIWA, Maxwell (CIMMYT-India)" w:date="2024-05-13T21:44:00Z" w16du:dateUtc="2024-05-13T16:14:00Z">
        <w:r w:rsidR="008B3E5B">
          <w:rPr>
            <w:rFonts w:cs="Times New Roman"/>
          </w:rPr>
          <w:t>S</w:t>
        </w:r>
      </w:ins>
      <w:del w:id="146" w:author="MKONDIWA, Maxwell (CIMMYT-India)" w:date="2024-05-13T21:44:00Z" w16du:dateUtc="2024-05-13T16:14:00Z">
        <w:r w:rsidRPr="00450E8D" w:rsidDel="008B3E5B">
          <w:rPr>
            <w:rFonts w:cs="Times New Roman"/>
          </w:rPr>
          <w:delText>We use s</w:delText>
        </w:r>
      </w:del>
      <w:r w:rsidRPr="00450E8D">
        <w:rPr>
          <w:rFonts w:cs="Times New Roman"/>
        </w:rPr>
        <w:t>even scenarios from crop simulation results reported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del w:id="147" w:author="MKONDIWA, Maxwell (CIMMYT-India)" w:date="2024-05-13T21:43:00Z" w16du:dateUtc="2024-05-13T16:13:00Z">
        <w:r w:rsidR="009F5123" w:rsidDel="008B3E5B">
          <w:rPr>
            <w:rFonts w:cs="Times New Roman"/>
            <w:noProof/>
          </w:rPr>
          <w:delText>(</w:delText>
        </w:r>
      </w:del>
      <w:r w:rsidR="009F5123">
        <w:rPr>
          <w:rFonts w:cs="Times New Roman"/>
          <w:noProof/>
        </w:rPr>
        <w:t xml:space="preserve">Urfels et al., </w:t>
      </w:r>
      <w:ins w:id="148" w:author="MKONDIWA, Maxwell (CIMMYT-India)" w:date="2024-05-13T21:43:00Z" w16du:dateUtc="2024-05-13T16:13:00Z">
        <w:r w:rsidR="008B3E5B">
          <w:rPr>
            <w:rFonts w:cs="Times New Roman"/>
            <w:noProof/>
          </w:rPr>
          <w:t>(</w:t>
        </w:r>
      </w:ins>
      <w:r w:rsidR="009F5123">
        <w:rPr>
          <w:rFonts w:cs="Times New Roman"/>
          <w:noProof/>
        </w:rPr>
        <w:t>2022)</w:t>
      </w:r>
      <w:r w:rsidR="009F5123">
        <w:rPr>
          <w:rFonts w:cs="Times New Roman"/>
        </w:rPr>
        <w:fldChar w:fldCharType="end"/>
      </w:r>
      <w:ins w:id="149" w:author="MKONDIWA, Maxwell (CIMMYT-India)" w:date="2024-05-13T21:44:00Z" w16du:dateUtc="2024-05-13T16:14:00Z">
        <w:r w:rsidR="008B3E5B">
          <w:rPr>
            <w:rFonts w:cs="Times New Roman"/>
          </w:rPr>
          <w:t xml:space="preserve"> are considered</w:t>
        </w:r>
      </w:ins>
      <w:r w:rsidRPr="00450E8D">
        <w:rPr>
          <w:rFonts w:cs="Times New Roman"/>
        </w:rPr>
        <w:t xml:space="preserve">. The scenarios correspond to variation in irrigation, varietal duration and the planting of rice at the onset of the monsoon. Table </w:t>
      </w:r>
      <w:r w:rsidR="00B930B4">
        <w:rPr>
          <w:rFonts w:cs="Times New Roman"/>
        </w:rPr>
        <w:t>2</w:t>
      </w:r>
      <w:r w:rsidRPr="00450E8D">
        <w:rPr>
          <w:rFonts w:cs="Times New Roman"/>
        </w:rPr>
        <w:t xml:space="preserve"> shows the details for the scenarios. </w:t>
      </w:r>
      <w:r w:rsidR="00F43887">
        <w:rPr>
          <w:rFonts w:cs="Times New Roman"/>
        </w:rPr>
        <w:t>We used the fixed long (S1) scenario as the baseline scenario. This scenario</w:t>
      </w:r>
      <w:r w:rsidR="00890A4F">
        <w:rPr>
          <w:rFonts w:cs="Times New Roman"/>
        </w:rPr>
        <w:t xml:space="preserve"> involves planting long duration rice variety at a fixed recommended date based on a state recommendation. We considered this as the baseline scenario instead of the farmer practice (S0) because </w:t>
      </w:r>
      <w:r w:rsidR="004615D8">
        <w:rPr>
          <w:rFonts w:cs="Times New Roman"/>
        </w:rPr>
        <w:t>S1</w:t>
      </w:r>
      <w:r w:rsidR="008C5B27">
        <w:rPr>
          <w:rFonts w:cs="Times New Roman"/>
        </w:rPr>
        <w:t xml:space="preserve"> </w:t>
      </w:r>
      <w:r w:rsidR="00890A4F">
        <w:rPr>
          <w:rFonts w:cs="Times New Roman"/>
        </w:rPr>
        <w:t>ha</w:t>
      </w:r>
      <w:r w:rsidR="004A25AA">
        <w:rPr>
          <w:rFonts w:cs="Times New Roman"/>
        </w:rPr>
        <w:t>d</w:t>
      </w:r>
      <w:r w:rsidR="0040109B">
        <w:rPr>
          <w:rFonts w:cs="Times New Roman"/>
        </w:rPr>
        <w:t xml:space="preserve"> observations for all pixels in the area of interest unlike the farmer practice which due to limitations of data had a limited number of pixels</w:t>
      </w:r>
      <w:r w:rsidR="002D5D93">
        <w:rPr>
          <w:rStyle w:val="FootnoteReference"/>
          <w:rFonts w:cs="Times New Roman"/>
        </w:rPr>
        <w:footnoteReference w:id="6"/>
      </w:r>
      <w:r w:rsidR="0040109B">
        <w:rPr>
          <w:rFonts w:cs="Times New Roman"/>
        </w:rPr>
        <w:t>.</w:t>
      </w:r>
    </w:p>
    <w:p w14:paraId="3CA3461C" w14:textId="44C02EDD" w:rsidR="00F53458" w:rsidRPr="00450E8D" w:rsidRDefault="00F53458" w:rsidP="00F53458">
      <w:pPr>
        <w:rPr>
          <w:rFonts w:cs="Times New Roman"/>
        </w:rPr>
      </w:pPr>
      <w:r w:rsidRPr="00450E8D">
        <w:rPr>
          <w:rFonts w:cs="Times New Roman"/>
        </w:rPr>
        <w:t xml:space="preserve">Table </w:t>
      </w:r>
      <w:r w:rsidR="0076212A">
        <w:rPr>
          <w:rFonts w:cs="Times New Roman"/>
        </w:rPr>
        <w:t>2</w:t>
      </w:r>
      <w:r w:rsidRPr="00450E8D">
        <w:rPr>
          <w:rFonts w:cs="Times New Roman"/>
        </w:rPr>
        <w:t xml:space="preserve">: </w:t>
      </w:r>
      <w:ins w:id="150" w:author="MKONDIWA, Maxwell (CIMMYT-India)" w:date="2024-05-15T06:34:00Z" w16du:dateUtc="2024-05-15T01:04:00Z">
        <w:r w:rsidR="00C133AD">
          <w:rPr>
            <w:rFonts w:cs="Times New Roman"/>
          </w:rPr>
          <w:t xml:space="preserve">Rice planting strategy </w:t>
        </w:r>
      </w:ins>
      <w:del w:id="151" w:author="MKONDIWA, Maxwell (CIMMYT-India)" w:date="2024-05-15T06:34:00Z" w16du:dateUtc="2024-05-15T01:04:00Z">
        <w:r w:rsidRPr="00450E8D" w:rsidDel="00C133AD">
          <w:rPr>
            <w:rFonts w:cs="Times New Roman"/>
          </w:rPr>
          <w:delText>S</w:delText>
        </w:r>
      </w:del>
      <w:ins w:id="152" w:author="MKONDIWA, Maxwell (CIMMYT-India)" w:date="2024-05-15T06:34:00Z" w16du:dateUtc="2024-05-15T01:04:00Z">
        <w:r w:rsidR="00C133AD">
          <w:rPr>
            <w:rFonts w:cs="Times New Roman"/>
          </w:rPr>
          <w:t>s</w:t>
        </w:r>
      </w:ins>
      <w:r w:rsidRPr="00450E8D">
        <w:rPr>
          <w:rFonts w:cs="Times New Roman"/>
        </w:rPr>
        <w:t>cenarios</w:t>
      </w:r>
    </w:p>
    <w:tbl>
      <w:tblPr>
        <w:tblStyle w:val="PlainTable2"/>
        <w:tblW w:w="5000" w:type="pct"/>
        <w:jc w:val="center"/>
        <w:tblLook w:val="0620" w:firstRow="1" w:lastRow="0" w:firstColumn="0" w:lastColumn="0" w:noHBand="1" w:noVBand="1"/>
      </w:tblPr>
      <w:tblGrid>
        <w:gridCol w:w="2465"/>
        <w:gridCol w:w="2275"/>
        <w:gridCol w:w="4286"/>
      </w:tblGrid>
      <w:tr w:rsidR="00F53458" w:rsidRPr="00256197" w14:paraId="0DB02498" w14:textId="77777777" w:rsidTr="00450E8D">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5EC567E0" w14:textId="77777777" w:rsidR="00F53458" w:rsidRPr="00450E8D" w:rsidRDefault="00F53458" w:rsidP="00450E8D">
            <w:pPr>
              <w:spacing w:line="240" w:lineRule="auto"/>
              <w:rPr>
                <w:rFonts w:cs="Times New Roman"/>
              </w:rPr>
            </w:pPr>
            <w:r w:rsidRPr="00450E8D">
              <w:rPr>
                <w:rFonts w:cs="Times New Roman"/>
              </w:rPr>
              <w:t>Scenario number</w:t>
            </w:r>
          </w:p>
        </w:tc>
        <w:tc>
          <w:tcPr>
            <w:tcW w:w="1260" w:type="pct"/>
          </w:tcPr>
          <w:p w14:paraId="562EF60F" w14:textId="77777777" w:rsidR="00F53458" w:rsidRPr="00450E8D" w:rsidRDefault="00F53458" w:rsidP="00450E8D">
            <w:pPr>
              <w:spacing w:line="240" w:lineRule="auto"/>
              <w:rPr>
                <w:rFonts w:cs="Times New Roman"/>
              </w:rPr>
            </w:pPr>
            <w:r w:rsidRPr="00450E8D">
              <w:rPr>
                <w:rFonts w:cs="Times New Roman"/>
              </w:rPr>
              <w:t>Rice planting strategy</w:t>
            </w:r>
          </w:p>
        </w:tc>
        <w:tc>
          <w:tcPr>
            <w:tcW w:w="2374" w:type="pct"/>
          </w:tcPr>
          <w:p w14:paraId="62A276B0" w14:textId="77777777" w:rsidR="00F53458" w:rsidRPr="00450E8D" w:rsidRDefault="00F53458" w:rsidP="00450E8D">
            <w:pPr>
              <w:spacing w:line="240" w:lineRule="auto"/>
              <w:rPr>
                <w:rFonts w:cs="Times New Roman"/>
              </w:rPr>
            </w:pPr>
            <w:r w:rsidRPr="00450E8D">
              <w:rPr>
                <w:rFonts w:cs="Times New Roman"/>
              </w:rPr>
              <w:t>Description</w:t>
            </w:r>
          </w:p>
        </w:tc>
      </w:tr>
      <w:tr w:rsidR="00F53458" w:rsidRPr="00256197" w14:paraId="1878A543" w14:textId="77777777" w:rsidTr="00450E8D">
        <w:trPr>
          <w:jc w:val="center"/>
        </w:trPr>
        <w:tc>
          <w:tcPr>
            <w:tcW w:w="1366" w:type="pct"/>
          </w:tcPr>
          <w:p w14:paraId="397888DA" w14:textId="77777777" w:rsidR="00F53458" w:rsidRPr="00450E8D" w:rsidRDefault="00F53458" w:rsidP="00450E8D">
            <w:pPr>
              <w:spacing w:line="240" w:lineRule="auto"/>
              <w:rPr>
                <w:rFonts w:cs="Times New Roman"/>
              </w:rPr>
            </w:pPr>
            <w:r w:rsidRPr="00450E8D">
              <w:rPr>
                <w:rFonts w:cs="Times New Roman"/>
              </w:rPr>
              <w:lastRenderedPageBreak/>
              <w:t>S0</w:t>
            </w:r>
          </w:p>
        </w:tc>
        <w:tc>
          <w:tcPr>
            <w:tcW w:w="1260" w:type="pct"/>
          </w:tcPr>
          <w:p w14:paraId="6026DE6C" w14:textId="77777777" w:rsidR="00F53458" w:rsidRPr="00450E8D" w:rsidRDefault="00F53458" w:rsidP="00450E8D">
            <w:pPr>
              <w:spacing w:line="240" w:lineRule="auto"/>
              <w:rPr>
                <w:rFonts w:cs="Times New Roman"/>
              </w:rPr>
            </w:pPr>
            <w:r w:rsidRPr="00450E8D">
              <w:rPr>
                <w:rFonts w:cs="Times New Roman"/>
              </w:rPr>
              <w:t>Farmer practice</w:t>
            </w:r>
          </w:p>
        </w:tc>
        <w:tc>
          <w:tcPr>
            <w:tcW w:w="2374" w:type="pct"/>
          </w:tcPr>
          <w:p w14:paraId="4E2FBD29" w14:textId="77777777" w:rsidR="00F53458" w:rsidRPr="00450E8D" w:rsidRDefault="00F53458" w:rsidP="00450E8D">
            <w:pPr>
              <w:spacing w:line="240" w:lineRule="auto"/>
              <w:rPr>
                <w:rFonts w:cs="Times New Roman"/>
              </w:rPr>
            </w:pPr>
            <w:r w:rsidRPr="00450E8D">
              <w:rPr>
                <w:rFonts w:cs="Times New Roman"/>
              </w:rPr>
              <w:t>Farmers’ practice baseline without nutrient and water limitations to understand current limits</w:t>
            </w:r>
          </w:p>
        </w:tc>
      </w:tr>
      <w:tr w:rsidR="00F53458" w:rsidRPr="00256197" w14:paraId="41162001" w14:textId="77777777" w:rsidTr="00450E8D">
        <w:trPr>
          <w:jc w:val="center"/>
        </w:trPr>
        <w:tc>
          <w:tcPr>
            <w:tcW w:w="1366" w:type="pct"/>
          </w:tcPr>
          <w:p w14:paraId="6768CD3C" w14:textId="77777777" w:rsidR="00F53458" w:rsidRPr="00D5110A" w:rsidRDefault="00F53458" w:rsidP="00450E8D">
            <w:pPr>
              <w:spacing w:line="240" w:lineRule="auto"/>
              <w:rPr>
                <w:rFonts w:cs="Times New Roman"/>
                <w:b/>
                <w:bCs/>
              </w:rPr>
            </w:pPr>
            <w:r w:rsidRPr="00D5110A">
              <w:rPr>
                <w:rFonts w:cs="Times New Roman"/>
                <w:b/>
                <w:bCs/>
              </w:rPr>
              <w:t>S1</w:t>
            </w:r>
          </w:p>
        </w:tc>
        <w:tc>
          <w:tcPr>
            <w:tcW w:w="1260" w:type="pct"/>
          </w:tcPr>
          <w:p w14:paraId="3A966518" w14:textId="007B5416" w:rsidR="00F53458" w:rsidRPr="00D5110A" w:rsidRDefault="00F53458" w:rsidP="00450E8D">
            <w:pPr>
              <w:spacing w:line="240" w:lineRule="auto"/>
              <w:rPr>
                <w:rFonts w:cs="Times New Roman"/>
                <w:b/>
                <w:bCs/>
              </w:rPr>
            </w:pPr>
            <w:r w:rsidRPr="00D5110A">
              <w:rPr>
                <w:rFonts w:cs="Times New Roman"/>
                <w:b/>
                <w:bCs/>
              </w:rPr>
              <w:t>Fixed long (baseline</w:t>
            </w:r>
            <w:r w:rsidR="005A7233" w:rsidRPr="00D5110A">
              <w:rPr>
                <w:rFonts w:cs="Times New Roman"/>
                <w:b/>
                <w:bCs/>
              </w:rPr>
              <w:t xml:space="preserve"> scenario</w:t>
            </w:r>
            <w:r w:rsidRPr="00D5110A">
              <w:rPr>
                <w:rFonts w:cs="Times New Roman"/>
                <w:b/>
                <w:bCs/>
              </w:rPr>
              <w:t>)</w:t>
            </w:r>
          </w:p>
        </w:tc>
        <w:tc>
          <w:tcPr>
            <w:tcW w:w="2374" w:type="pct"/>
          </w:tcPr>
          <w:p w14:paraId="36B10B95" w14:textId="77777777" w:rsidR="00F53458" w:rsidRPr="00D5110A" w:rsidRDefault="00F53458" w:rsidP="00450E8D">
            <w:pPr>
              <w:spacing w:line="240" w:lineRule="auto"/>
              <w:rPr>
                <w:rFonts w:cs="Times New Roman"/>
                <w:b/>
                <w:bCs/>
              </w:rPr>
            </w:pPr>
            <w:r w:rsidRPr="00D5110A">
              <w:rPr>
                <w:rFonts w:cs="Times New Roman"/>
                <w:b/>
                <w:bCs/>
              </w:rPr>
              <w:t>Planting long duration variety at a fixed recommended date (state recommendation)</w:t>
            </w:r>
          </w:p>
        </w:tc>
      </w:tr>
      <w:tr w:rsidR="00F53458" w:rsidRPr="00256197" w14:paraId="0FD54255" w14:textId="77777777" w:rsidTr="00450E8D">
        <w:trPr>
          <w:jc w:val="center"/>
        </w:trPr>
        <w:tc>
          <w:tcPr>
            <w:tcW w:w="1366" w:type="pct"/>
          </w:tcPr>
          <w:p w14:paraId="08D6AE25" w14:textId="77777777" w:rsidR="00F53458" w:rsidRPr="00450E8D" w:rsidRDefault="00F53458" w:rsidP="00450E8D">
            <w:pPr>
              <w:spacing w:line="240" w:lineRule="auto"/>
              <w:rPr>
                <w:rFonts w:cs="Times New Roman"/>
              </w:rPr>
            </w:pPr>
            <w:r w:rsidRPr="00450E8D">
              <w:rPr>
                <w:rFonts w:cs="Times New Roman"/>
              </w:rPr>
              <w:t>S2</w:t>
            </w:r>
          </w:p>
        </w:tc>
        <w:tc>
          <w:tcPr>
            <w:tcW w:w="1260" w:type="pct"/>
          </w:tcPr>
          <w:p w14:paraId="2EE36482" w14:textId="77777777" w:rsidR="00F53458" w:rsidRPr="00450E8D" w:rsidRDefault="00F53458" w:rsidP="00450E8D">
            <w:pPr>
              <w:spacing w:line="240" w:lineRule="auto"/>
              <w:rPr>
                <w:rFonts w:cs="Times New Roman"/>
              </w:rPr>
            </w:pPr>
            <w:r w:rsidRPr="00450E8D">
              <w:rPr>
                <w:rFonts w:cs="Times New Roman"/>
              </w:rPr>
              <w:t>Fixed medium</w:t>
            </w:r>
          </w:p>
        </w:tc>
        <w:tc>
          <w:tcPr>
            <w:tcW w:w="2374" w:type="pct"/>
          </w:tcPr>
          <w:p w14:paraId="6493A95D" w14:textId="77777777" w:rsidR="00F53458" w:rsidRPr="00450E8D" w:rsidRDefault="00F53458" w:rsidP="00450E8D">
            <w:pPr>
              <w:spacing w:line="240" w:lineRule="auto"/>
              <w:rPr>
                <w:rFonts w:cs="Times New Roman"/>
              </w:rPr>
            </w:pPr>
            <w:r w:rsidRPr="00450E8D">
              <w:rPr>
                <w:rFonts w:cs="Times New Roman"/>
              </w:rPr>
              <w:t xml:space="preserve">Planting medium duration variety at a fixed recommended date </w:t>
            </w:r>
          </w:p>
        </w:tc>
      </w:tr>
      <w:tr w:rsidR="00F53458" w:rsidRPr="00256197" w14:paraId="465F015E" w14:textId="77777777" w:rsidTr="00450E8D">
        <w:trPr>
          <w:jc w:val="center"/>
        </w:trPr>
        <w:tc>
          <w:tcPr>
            <w:tcW w:w="1366" w:type="pct"/>
          </w:tcPr>
          <w:p w14:paraId="035E7FCA" w14:textId="77777777" w:rsidR="00F53458" w:rsidRPr="00450E8D" w:rsidRDefault="00F53458" w:rsidP="00450E8D">
            <w:pPr>
              <w:spacing w:line="240" w:lineRule="auto"/>
              <w:rPr>
                <w:rFonts w:cs="Times New Roman"/>
              </w:rPr>
            </w:pPr>
            <w:r w:rsidRPr="00450E8D">
              <w:rPr>
                <w:rFonts w:cs="Times New Roman"/>
              </w:rPr>
              <w:t>S3</w:t>
            </w:r>
          </w:p>
        </w:tc>
        <w:tc>
          <w:tcPr>
            <w:tcW w:w="1260" w:type="pct"/>
          </w:tcPr>
          <w:p w14:paraId="5B5911BE" w14:textId="77777777" w:rsidR="00F53458" w:rsidRPr="00450E8D" w:rsidRDefault="00F53458" w:rsidP="00450E8D">
            <w:pPr>
              <w:spacing w:line="240" w:lineRule="auto"/>
              <w:rPr>
                <w:rFonts w:cs="Times New Roman"/>
              </w:rPr>
            </w:pPr>
            <w:r w:rsidRPr="00450E8D">
              <w:rPr>
                <w:rFonts w:cs="Times New Roman"/>
              </w:rPr>
              <w:t>Onset long</w:t>
            </w:r>
          </w:p>
        </w:tc>
        <w:tc>
          <w:tcPr>
            <w:tcW w:w="2374" w:type="pct"/>
          </w:tcPr>
          <w:p w14:paraId="030A8A0F" w14:textId="77777777" w:rsidR="00F53458" w:rsidRPr="00450E8D" w:rsidRDefault="00F53458" w:rsidP="00450E8D">
            <w:pPr>
              <w:spacing w:line="240" w:lineRule="auto"/>
              <w:rPr>
                <w:rFonts w:cs="Times New Roman"/>
              </w:rPr>
            </w:pPr>
            <w:r w:rsidRPr="00450E8D">
              <w:rPr>
                <w:rFonts w:cs="Times New Roman"/>
              </w:rPr>
              <w:t xml:space="preserve">Planting long duration rice variety at the onset of monsoon </w:t>
            </w:r>
          </w:p>
        </w:tc>
      </w:tr>
      <w:tr w:rsidR="00F53458" w:rsidRPr="00256197" w14:paraId="1DF52850" w14:textId="77777777" w:rsidTr="00450E8D">
        <w:trPr>
          <w:jc w:val="center"/>
        </w:trPr>
        <w:tc>
          <w:tcPr>
            <w:tcW w:w="1366" w:type="pct"/>
          </w:tcPr>
          <w:p w14:paraId="45C45B87" w14:textId="77777777" w:rsidR="00F53458" w:rsidRPr="00450E8D" w:rsidRDefault="00F53458" w:rsidP="00450E8D">
            <w:pPr>
              <w:spacing w:line="240" w:lineRule="auto"/>
              <w:rPr>
                <w:rFonts w:cs="Times New Roman"/>
              </w:rPr>
            </w:pPr>
            <w:r w:rsidRPr="00450E8D">
              <w:rPr>
                <w:rFonts w:cs="Times New Roman"/>
              </w:rPr>
              <w:t>S4</w:t>
            </w:r>
          </w:p>
        </w:tc>
        <w:tc>
          <w:tcPr>
            <w:tcW w:w="1260" w:type="pct"/>
          </w:tcPr>
          <w:p w14:paraId="18F81580" w14:textId="77777777" w:rsidR="00F53458" w:rsidRPr="00450E8D" w:rsidRDefault="00F53458" w:rsidP="00450E8D">
            <w:pPr>
              <w:spacing w:line="240" w:lineRule="auto"/>
              <w:rPr>
                <w:rFonts w:cs="Times New Roman"/>
              </w:rPr>
            </w:pPr>
            <w:r w:rsidRPr="00450E8D">
              <w:rPr>
                <w:rFonts w:cs="Times New Roman"/>
              </w:rPr>
              <w:t>Onset long supp</w:t>
            </w:r>
          </w:p>
        </w:tc>
        <w:tc>
          <w:tcPr>
            <w:tcW w:w="2374" w:type="pct"/>
          </w:tcPr>
          <w:p w14:paraId="005D7F9C" w14:textId="77777777" w:rsidR="00F53458" w:rsidRPr="00450E8D" w:rsidRDefault="00F53458" w:rsidP="00450E8D">
            <w:pPr>
              <w:spacing w:line="240" w:lineRule="auto"/>
              <w:rPr>
                <w:rFonts w:cs="Times New Roman"/>
              </w:rPr>
            </w:pPr>
            <w:r>
              <w:rPr>
                <w:rFonts w:cs="Times New Roman"/>
              </w:rPr>
              <w:t>Only providing s</w:t>
            </w:r>
            <w:r w:rsidRPr="00450E8D">
              <w:rPr>
                <w:rFonts w:cs="Times New Roman"/>
              </w:rPr>
              <w:t>upplementary irrigation for planting long duration varieties at monsoon onset</w:t>
            </w:r>
          </w:p>
        </w:tc>
      </w:tr>
      <w:tr w:rsidR="00F53458" w:rsidRPr="00256197" w14:paraId="5ADF76AB" w14:textId="77777777" w:rsidTr="00450E8D">
        <w:trPr>
          <w:jc w:val="center"/>
        </w:trPr>
        <w:tc>
          <w:tcPr>
            <w:tcW w:w="1366" w:type="pct"/>
          </w:tcPr>
          <w:p w14:paraId="61185815" w14:textId="77777777" w:rsidR="00F53458" w:rsidRPr="00450E8D" w:rsidRDefault="00F53458" w:rsidP="00450E8D">
            <w:pPr>
              <w:spacing w:line="240" w:lineRule="auto"/>
              <w:rPr>
                <w:rFonts w:cs="Times New Roman"/>
              </w:rPr>
            </w:pPr>
            <w:r w:rsidRPr="00450E8D">
              <w:rPr>
                <w:rFonts w:cs="Times New Roman"/>
              </w:rPr>
              <w:t>S5</w:t>
            </w:r>
          </w:p>
        </w:tc>
        <w:tc>
          <w:tcPr>
            <w:tcW w:w="1260" w:type="pct"/>
          </w:tcPr>
          <w:p w14:paraId="7DF80FBE" w14:textId="77777777" w:rsidR="00F53458" w:rsidRPr="00450E8D" w:rsidRDefault="00F53458" w:rsidP="00450E8D">
            <w:pPr>
              <w:spacing w:line="240" w:lineRule="auto"/>
              <w:rPr>
                <w:rFonts w:cs="Times New Roman"/>
              </w:rPr>
            </w:pPr>
            <w:r w:rsidRPr="00450E8D">
              <w:rPr>
                <w:rFonts w:cs="Times New Roman"/>
              </w:rPr>
              <w:t>Onset medium</w:t>
            </w:r>
          </w:p>
        </w:tc>
        <w:tc>
          <w:tcPr>
            <w:tcW w:w="2374" w:type="pct"/>
          </w:tcPr>
          <w:p w14:paraId="3080DE5E" w14:textId="77777777" w:rsidR="00F53458" w:rsidRPr="00450E8D" w:rsidRDefault="00F53458" w:rsidP="00450E8D">
            <w:pPr>
              <w:spacing w:line="240" w:lineRule="auto"/>
              <w:rPr>
                <w:rFonts w:cs="Times New Roman"/>
              </w:rPr>
            </w:pPr>
            <w:r w:rsidRPr="00450E8D">
              <w:rPr>
                <w:rFonts w:cs="Times New Roman"/>
              </w:rPr>
              <w:t>Planting medium duration variety at monsoon onset</w:t>
            </w:r>
          </w:p>
        </w:tc>
      </w:tr>
      <w:tr w:rsidR="00F53458" w:rsidRPr="00256197" w14:paraId="69B6E502" w14:textId="77777777" w:rsidTr="00450E8D">
        <w:trPr>
          <w:jc w:val="center"/>
        </w:trPr>
        <w:tc>
          <w:tcPr>
            <w:tcW w:w="1366" w:type="pct"/>
          </w:tcPr>
          <w:p w14:paraId="49D852A4" w14:textId="77777777" w:rsidR="00F53458" w:rsidRPr="00450E8D" w:rsidRDefault="00F53458" w:rsidP="00450E8D">
            <w:pPr>
              <w:spacing w:line="240" w:lineRule="auto"/>
              <w:rPr>
                <w:rFonts w:cs="Times New Roman"/>
              </w:rPr>
            </w:pPr>
            <w:r w:rsidRPr="00450E8D">
              <w:rPr>
                <w:rFonts w:cs="Times New Roman"/>
              </w:rPr>
              <w:t>S6</w:t>
            </w:r>
          </w:p>
        </w:tc>
        <w:tc>
          <w:tcPr>
            <w:tcW w:w="1260" w:type="pct"/>
          </w:tcPr>
          <w:p w14:paraId="0AE7333A" w14:textId="77777777" w:rsidR="00F53458" w:rsidRPr="00450E8D" w:rsidRDefault="00F53458" w:rsidP="00450E8D">
            <w:pPr>
              <w:spacing w:line="240" w:lineRule="auto"/>
              <w:rPr>
                <w:rFonts w:cs="Times New Roman"/>
              </w:rPr>
            </w:pPr>
            <w:r w:rsidRPr="00450E8D">
              <w:rPr>
                <w:rFonts w:cs="Times New Roman"/>
              </w:rPr>
              <w:t>Onset medium supp</w:t>
            </w:r>
          </w:p>
        </w:tc>
        <w:tc>
          <w:tcPr>
            <w:tcW w:w="2374" w:type="pct"/>
          </w:tcPr>
          <w:p w14:paraId="62A4DCC9" w14:textId="77777777" w:rsidR="00F53458" w:rsidRPr="00450E8D" w:rsidRDefault="00F53458" w:rsidP="00450E8D">
            <w:pPr>
              <w:spacing w:line="240" w:lineRule="auto"/>
              <w:rPr>
                <w:rFonts w:cs="Times New Roman"/>
              </w:rPr>
            </w:pPr>
            <w:r w:rsidRPr="00450E8D">
              <w:rPr>
                <w:rFonts w:cs="Times New Roman"/>
              </w:rPr>
              <w:t xml:space="preserve">Supplementary irrigation for planting medium varieties at monsoon onset </w:t>
            </w:r>
          </w:p>
        </w:tc>
      </w:tr>
    </w:tbl>
    <w:p w14:paraId="287C5D56" w14:textId="77777777" w:rsidR="00F53458" w:rsidRPr="00256197" w:rsidRDefault="00F53458" w:rsidP="00962A74">
      <w:pPr>
        <w:pStyle w:val="Heading2"/>
      </w:pPr>
    </w:p>
    <w:p w14:paraId="46157D64" w14:textId="060A4894" w:rsidR="00F53458" w:rsidRPr="00256197" w:rsidRDefault="008747C6" w:rsidP="00F53458">
      <w:pPr>
        <w:rPr>
          <w:rFonts w:cs="Times New Roman"/>
        </w:rPr>
      </w:pPr>
      <w:ins w:id="153" w:author="MKONDIWA, Maxwell (CIMMYT-India)" w:date="2024-05-13T21:45:00Z" w16du:dateUtc="2024-05-13T16:15:00Z">
        <w:r>
          <w:rPr>
            <w:rFonts w:cs="Times New Roman"/>
          </w:rPr>
          <w:t>T</w:t>
        </w:r>
      </w:ins>
      <w:del w:id="154" w:author="MKONDIWA, Maxwell (CIMMYT-India)" w:date="2024-05-13T21:45:00Z" w16du:dateUtc="2024-05-13T16:15:00Z">
        <w:r w:rsidR="00F53458" w:rsidRPr="00256197" w:rsidDel="008747C6">
          <w:rPr>
            <w:rFonts w:cs="Times New Roman"/>
          </w:rPr>
          <w:delText>We supplement t</w:delText>
        </w:r>
      </w:del>
      <w:r w:rsidR="00F53458" w:rsidRPr="00256197">
        <w:rPr>
          <w:rFonts w:cs="Times New Roman"/>
        </w:rPr>
        <w:t xml:space="preserve">he APSIM model results </w:t>
      </w:r>
      <w:ins w:id="155" w:author="MKONDIWA, Maxwell (CIMMYT-India)" w:date="2024-05-13T21:45:00Z" w16du:dateUtc="2024-05-13T16:15:00Z">
        <w:r>
          <w:rPr>
            <w:rFonts w:cs="Times New Roman"/>
          </w:rPr>
          <w:t>are co</w:t>
        </w:r>
        <w:r w:rsidR="00B66522">
          <w:rPr>
            <w:rFonts w:cs="Times New Roman"/>
          </w:rPr>
          <w:t xml:space="preserve">upled </w:t>
        </w:r>
      </w:ins>
      <w:r w:rsidR="00F53458" w:rsidRPr="00256197">
        <w:rPr>
          <w:rFonts w:cs="Times New Roman"/>
        </w:rPr>
        <w:t xml:space="preserve">with spatially gridded rice and wheat prices from the </w:t>
      </w:r>
      <w:r w:rsidR="00F53458">
        <w:rPr>
          <w:rFonts w:cs="Times New Roman"/>
        </w:rPr>
        <w:t xml:space="preserve">Landscape Crop Assessment Survey (LCAS; </w:t>
      </w:r>
      <w:hyperlink r:id="rId14" w:history="1">
        <w:r w:rsidR="00F53458" w:rsidRPr="001A4D3F">
          <w:rPr>
            <w:rStyle w:val="Hyperlink"/>
            <w:rFonts w:cs="Times New Roman"/>
          </w:rPr>
          <w:t>https://systems-agronomy.github.io/lcas/</w:t>
        </w:r>
      </w:hyperlink>
      <w:r w:rsidR="00F53458">
        <w:rPr>
          <w:rFonts w:cs="Times New Roman"/>
        </w:rPr>
        <w:t>)</w:t>
      </w:r>
      <w:r w:rsidR="00F53458" w:rsidRPr="00256197">
        <w:rPr>
          <w:rFonts w:cs="Times New Roman"/>
        </w:rPr>
        <w:t xml:space="preserve"> data interpolated using a random forest model</w:t>
      </w:r>
      <w:r w:rsidR="005C3ED8">
        <w:rPr>
          <w:rFonts w:cs="Times New Roman"/>
        </w:rPr>
        <w:t xml:space="preserve"> based on population density</w:t>
      </w:r>
      <w:r w:rsidR="00F53458" w:rsidRPr="00256197">
        <w:rPr>
          <w:rFonts w:cs="Times New Roman"/>
        </w:rPr>
        <w:t xml:space="preserve"> </w:t>
      </w:r>
      <w:commentRangeStart w:id="156"/>
      <w:r w:rsidR="00F53458" w:rsidRPr="00256197">
        <w:rPr>
          <w:rFonts w:cs="Times New Roman"/>
        </w:rPr>
        <w:t xml:space="preserve">and back of the envelope spatially gridded irrigation </w:t>
      </w:r>
      <w:commentRangeEnd w:id="156"/>
      <w:r w:rsidR="00F53458">
        <w:rPr>
          <w:rStyle w:val="CommentReference"/>
          <w:lang w:val="en-US"/>
        </w:rPr>
        <w:commentReference w:id="156"/>
      </w:r>
      <w:r w:rsidR="00F53458" w:rsidRPr="00256197">
        <w:rPr>
          <w:rFonts w:cs="Times New Roman"/>
        </w:rPr>
        <w:t>costs</w:t>
      </w:r>
      <w:r w:rsidR="004252AF">
        <w:rPr>
          <w:rFonts w:cs="Times New Roman"/>
        </w:rPr>
        <w:t xml:space="preserve"> approximated </w:t>
      </w:r>
      <w:r w:rsidR="00F123A5">
        <w:rPr>
          <w:rFonts w:cs="Times New Roman"/>
        </w:rPr>
        <w:t>for rented tubewells (most expensive</w:t>
      </w:r>
      <w:r w:rsidR="005402F8">
        <w:rPr>
          <w:rFonts w:cs="Times New Roman"/>
        </w:rPr>
        <w:t xml:space="preserve">) </w:t>
      </w:r>
      <w:r w:rsidR="004252AF">
        <w:rPr>
          <w:rFonts w:cs="Times New Roman"/>
        </w:rPr>
        <w:t>as 1.2</w:t>
      </w:r>
      <w:r w:rsidR="00F558D4">
        <w:rPr>
          <w:rFonts w:cs="Times New Roman"/>
        </w:rPr>
        <w:t>6 USD per m</w:t>
      </w:r>
      <w:r w:rsidR="00F558D4">
        <w:rPr>
          <w:rFonts w:cs="Times New Roman"/>
          <w:vertAlign w:val="superscript"/>
        </w:rPr>
        <w:t>3</w:t>
      </w:r>
      <w:r w:rsidR="007B019E">
        <w:rPr>
          <w:rFonts w:cs="Times New Roman"/>
        </w:rPr>
        <w:t xml:space="preserve"> </w: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 </w:instrTex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(Shah et al., 2009; Urfels et al., 2020)</w:t>
      </w:r>
      <w:r w:rsidR="007B019E">
        <w:rPr>
          <w:rFonts w:cs="Times New Roman"/>
        </w:rPr>
        <w:fldChar w:fldCharType="end"/>
      </w:r>
      <w:r w:rsidR="007B019E">
        <w:rPr>
          <w:rFonts w:cs="Times New Roman"/>
        </w:rPr>
        <w:t>.</w:t>
      </w:r>
      <w:r w:rsidR="005402F8">
        <w:rPr>
          <w:rFonts w:cs="Times New Roman"/>
        </w:rPr>
        <w:t xml:space="preserve"> </w:t>
      </w:r>
      <w:r w:rsidR="008E362E">
        <w:rPr>
          <w:rFonts w:cs="Times New Roman"/>
        </w:rPr>
        <w:t>To calculate system revenues, we used</w:t>
      </w:r>
      <w:r w:rsidR="008E362E" w:rsidRPr="00450E8D">
        <w:rPr>
          <w:rFonts w:cs="Times New Roman"/>
        </w:rPr>
        <w:t xml:space="preserve"> </w:t>
      </w:r>
      <w:r w:rsidR="008E362E">
        <w:rPr>
          <w:rFonts w:cs="Times New Roman"/>
        </w:rPr>
        <w:t>grid cells</w:t>
      </w:r>
      <w:r w:rsidR="008E362E" w:rsidRPr="00450E8D">
        <w:rPr>
          <w:rFonts w:cs="Times New Roman"/>
        </w:rPr>
        <w:t xml:space="preserve"> level prices of rice and wheat to compute the revenues of following each of the scenarios. The </w:t>
      </w:r>
      <w:r w:rsidR="008E362E">
        <w:rPr>
          <w:rFonts w:cs="Times New Roman"/>
        </w:rPr>
        <w:t>grid cells</w:t>
      </w:r>
      <w:r w:rsidR="008E362E" w:rsidRPr="00450E8D">
        <w:rPr>
          <w:rFonts w:cs="Times New Roman"/>
        </w:rPr>
        <w:t xml:space="preserve"> level prices are obtained by interpolating prices from the Landscape </w:t>
      </w:r>
      <w:r w:rsidR="008E362E">
        <w:rPr>
          <w:rFonts w:cs="Times New Roman"/>
        </w:rPr>
        <w:t>Crop Assessment Survey</w:t>
      </w:r>
      <w:r w:rsidR="008E362E" w:rsidRPr="00450E8D">
        <w:rPr>
          <w:rFonts w:cs="Times New Roman"/>
        </w:rPr>
        <w:t xml:space="preserve"> (</w:t>
      </w:r>
      <w:r w:rsidR="008E362E">
        <w:rPr>
          <w:rFonts w:cs="Times New Roman"/>
        </w:rPr>
        <w:t>LCAS</w:t>
      </w:r>
      <w:r w:rsidR="008E362E" w:rsidRPr="00450E8D">
        <w:rPr>
          <w:rFonts w:cs="Times New Roman"/>
        </w:rPr>
        <w:t>) for 2017/18 season. We then use these economic indicators in the stochastic comparisons.</w:t>
      </w:r>
    </w:p>
    <w:p w14:paraId="7B00B8BC" w14:textId="77777777" w:rsidR="00F53458" w:rsidRPr="00B03562" w:rsidRDefault="00F53458" w:rsidP="00C60093">
      <w:pPr>
        <w:jc w:val="both"/>
        <w:rPr>
          <w:rFonts w:cs="Times New Roman"/>
        </w:rPr>
      </w:pPr>
    </w:p>
    <w:p w14:paraId="39F09141" w14:textId="6DC13056" w:rsidR="00636258" w:rsidRPr="00256197" w:rsidRDefault="00D76ACE" w:rsidP="00D5110A">
      <w:pPr>
        <w:pStyle w:val="Heading2"/>
        <w:rPr>
          <w:rFonts w:eastAsiaTheme="minorEastAsia"/>
        </w:rPr>
      </w:pPr>
      <w:r w:rsidRPr="00256197">
        <w:rPr>
          <w:rFonts w:eastAsiaTheme="minorEastAsia"/>
        </w:rPr>
        <w:t>2.</w:t>
      </w:r>
      <w:r w:rsidR="00C76415">
        <w:rPr>
          <w:rFonts w:eastAsiaTheme="minorEastAsia"/>
        </w:rPr>
        <w:t>4</w:t>
      </w:r>
      <w:r w:rsidRPr="00256197">
        <w:rPr>
          <w:rFonts w:eastAsiaTheme="minorEastAsia"/>
        </w:rPr>
        <w:t xml:space="preserve">. </w:t>
      </w:r>
      <w:r w:rsidR="00636258" w:rsidRPr="00256197">
        <w:rPr>
          <w:rFonts w:eastAsiaTheme="minorEastAsia"/>
        </w:rPr>
        <w:t>System</w:t>
      </w:r>
      <w:r w:rsidR="00C76415">
        <w:rPr>
          <w:rFonts w:eastAsiaTheme="minorEastAsia"/>
        </w:rPr>
        <w:t>s level</w:t>
      </w:r>
      <w:r w:rsidR="00636258" w:rsidRPr="00256197">
        <w:rPr>
          <w:rFonts w:eastAsiaTheme="minorEastAsia"/>
        </w:rPr>
        <w:t xml:space="preserve"> economic benefits </w:t>
      </w:r>
      <w:r w:rsidR="00C76415">
        <w:rPr>
          <w:rFonts w:eastAsiaTheme="minorEastAsia"/>
        </w:rPr>
        <w:t>and</w:t>
      </w:r>
      <w:r w:rsidR="00C76415" w:rsidRPr="00256197">
        <w:rPr>
          <w:rFonts w:eastAsiaTheme="minorEastAsia"/>
        </w:rPr>
        <w:t xml:space="preserve"> </w:t>
      </w:r>
      <w:r w:rsidR="00636258" w:rsidRPr="00256197">
        <w:rPr>
          <w:rFonts w:eastAsiaTheme="minorEastAsia"/>
        </w:rPr>
        <w:t>risk</w:t>
      </w:r>
      <w:r w:rsidR="00C76415">
        <w:rPr>
          <w:rFonts w:eastAsiaTheme="minorEastAsia"/>
        </w:rPr>
        <w:t>s</w:t>
      </w:r>
      <w:r w:rsidR="00636258" w:rsidRPr="00256197">
        <w:rPr>
          <w:rFonts w:eastAsiaTheme="minorEastAsia"/>
        </w:rPr>
        <w:t xml:space="preserve"> </w:t>
      </w:r>
    </w:p>
    <w:p w14:paraId="032FEB6B" w14:textId="69D0FA81" w:rsidR="00A07E4C" w:rsidRDefault="00850571" w:rsidP="00B03562">
      <w:pPr>
        <w:rPr>
          <w:rFonts w:eastAsiaTheme="majorEastAsia" w:cstheme="majorBidi"/>
          <w:b/>
          <w:sz w:val="24"/>
          <w:szCs w:val="32"/>
        </w:rPr>
      </w:pPr>
      <w:r w:rsidRPr="00B03562">
        <w:rPr>
          <w:rFonts w:cs="Times New Roman"/>
        </w:rPr>
        <w:t xml:space="preserve">For </w:t>
      </w:r>
      <w:r w:rsidR="00957D62" w:rsidRPr="00B03562">
        <w:rPr>
          <w:rFonts w:cs="Times New Roman"/>
        </w:rPr>
        <w:t xml:space="preserve">cropping system assessment, we focus on the revenues </w:t>
      </w:r>
      <w:r w:rsidR="00F60881" w:rsidRPr="00B03562">
        <w:rPr>
          <w:rFonts w:cs="Times New Roman"/>
        </w:rPr>
        <w:t xml:space="preserve">and partial profits (revenue-cost of irrigation) </w:t>
      </w:r>
      <w:r w:rsidR="00957D62" w:rsidRPr="00B03562">
        <w:rPr>
          <w:rFonts w:cs="Times New Roman"/>
        </w:rPr>
        <w:t xml:space="preserve">derived from both rice and wheat. </w:t>
      </w:r>
      <w:r w:rsidR="003C0C4D" w:rsidRPr="00B03562">
        <w:rPr>
          <w:rFonts w:cs="Times New Roman"/>
        </w:rPr>
        <w:t>Willingness to pay is therefore in monetary terms rather tha</w:t>
      </w:r>
      <w:r w:rsidR="00935A75">
        <w:rPr>
          <w:rFonts w:cs="Times New Roman"/>
        </w:rPr>
        <w:t>n</w:t>
      </w:r>
      <w:r w:rsidR="003C0C4D" w:rsidRPr="00B03562">
        <w:rPr>
          <w:rFonts w:cs="Times New Roman"/>
        </w:rPr>
        <w:t xml:space="preserve"> quantity </w:t>
      </w:r>
      <w:r w:rsidR="00B239F7" w:rsidRPr="00B03562">
        <w:rPr>
          <w:rFonts w:cs="Times New Roman"/>
        </w:rPr>
        <w:t>terms. We use the same approach as stated above to determine if</w:t>
      </w:r>
      <w:r w:rsidR="00C6170A" w:rsidRPr="00B03562">
        <w:rPr>
          <w:rFonts w:cs="Times New Roman"/>
        </w:rPr>
        <w:t xml:space="preserve"> it is beneficial for a risk</w:t>
      </w:r>
      <w:ins w:id="157" w:author="MKONDIWA, Maxwell (CIMMYT-India)" w:date="2024-05-13T22:11:00Z" w16du:dateUtc="2024-05-13T16:41:00Z">
        <w:r w:rsidR="003160EA">
          <w:rPr>
            <w:rFonts w:cs="Times New Roman"/>
          </w:rPr>
          <w:t>-</w:t>
        </w:r>
      </w:ins>
      <w:del w:id="158" w:author="MKONDIWA, Maxwell (CIMMYT-India)" w:date="2024-05-13T22:11:00Z" w16du:dateUtc="2024-05-13T16:41:00Z">
        <w:r w:rsidR="00C6170A" w:rsidRPr="00B03562" w:rsidDel="003160EA">
          <w:rPr>
            <w:rFonts w:cs="Times New Roman"/>
          </w:rPr>
          <w:delText xml:space="preserve"> </w:delText>
        </w:r>
      </w:del>
      <w:r w:rsidR="00C6170A" w:rsidRPr="00B03562">
        <w:rPr>
          <w:rFonts w:cs="Times New Roman"/>
        </w:rPr>
        <w:t xml:space="preserve">averse farmer to adopt the planting date strategy. </w:t>
      </w:r>
      <w:r w:rsidR="00CA6336" w:rsidRPr="00B03562">
        <w:rPr>
          <w:rFonts w:cs="Times New Roman"/>
        </w:rPr>
        <w:t>When the revenue</w:t>
      </w:r>
      <w:r w:rsidR="00B56719">
        <w:rPr>
          <w:rFonts w:cs="Times New Roman"/>
        </w:rPr>
        <w:t xml:space="preserve"> and partial profit</w:t>
      </w:r>
      <w:r w:rsidR="00CA6336" w:rsidRPr="00B03562">
        <w:rPr>
          <w:rFonts w:cs="Times New Roman"/>
        </w:rPr>
        <w:t xml:space="preserve"> WTP is compared between the baseline and the proposed strategy, we get the</w:t>
      </w:r>
      <w:r w:rsidR="00E90D92">
        <w:rPr>
          <w:rFonts w:cs="Times New Roman"/>
        </w:rPr>
        <w:t xml:space="preserve"> revenue and</w:t>
      </w:r>
      <w:r w:rsidR="00CA6336" w:rsidRPr="00B03562">
        <w:rPr>
          <w:rFonts w:cs="Times New Roman"/>
        </w:rPr>
        <w:t xml:space="preserve"> profit potential </w:t>
      </w:r>
      <w:r w:rsidR="001C063C" w:rsidRPr="00B03562">
        <w:rPr>
          <w:rFonts w:cs="Times New Roman"/>
        </w:rPr>
        <w:t>for the</w:t>
      </w:r>
      <w:r w:rsidR="00CA6336" w:rsidRPr="00B03562">
        <w:rPr>
          <w:rFonts w:cs="Times New Roman"/>
        </w:rPr>
        <w:t xml:space="preserve"> farmers in each </w:t>
      </w:r>
      <w:r w:rsidR="007070FF">
        <w:rPr>
          <w:rFonts w:cs="Times New Roman"/>
        </w:rPr>
        <w:t>grid cells</w:t>
      </w:r>
      <w:r w:rsidR="00CA6336" w:rsidRPr="00B03562">
        <w:rPr>
          <w:rFonts w:cs="Times New Roman"/>
        </w:rPr>
        <w:t xml:space="preserve">. </w:t>
      </w:r>
      <w:r w:rsidR="00A07E4C">
        <w:br w:type="page"/>
      </w:r>
    </w:p>
    <w:p w14:paraId="6A3867D0" w14:textId="0F2E6D9D" w:rsidR="00FD17C2" w:rsidRDefault="00872803" w:rsidP="003A6789">
      <w:pPr>
        <w:pStyle w:val="Heading1"/>
      </w:pPr>
      <w:r w:rsidRPr="00256197">
        <w:lastRenderedPageBreak/>
        <w:t xml:space="preserve">3. </w:t>
      </w:r>
      <w:r w:rsidR="00FD17C2" w:rsidRPr="00256197">
        <w:t xml:space="preserve">Results </w:t>
      </w:r>
    </w:p>
    <w:p w14:paraId="0DBE0E55" w14:textId="206E6E27" w:rsidR="006B064B" w:rsidRPr="00D76BF6" w:rsidRDefault="00E8562B" w:rsidP="00B03562">
      <w:r>
        <w:t>Here we present</w:t>
      </w:r>
      <w:del w:id="159" w:author="MKONDIWA, Maxwell (CIMMYT-India)" w:date="2024-05-13T21:47:00Z" w16du:dateUtc="2024-05-13T16:17:00Z">
        <w:r w:rsidDel="0007200A">
          <w:delText xml:space="preserve"> </w:delText>
        </w:r>
        <w:r w:rsidR="00AD0E38" w:rsidDel="0007200A">
          <w:delText>our</w:delText>
        </w:r>
      </w:del>
      <w:r w:rsidR="00AD0E38">
        <w:t xml:space="preserve"> results</w:t>
      </w:r>
      <w:r>
        <w:t xml:space="preserve"> </w:t>
      </w:r>
      <w:ins w:id="160" w:author="MKONDIWA, Maxwell (CIMMYT-India)" w:date="2024-05-13T21:47:00Z" w16du:dateUtc="2024-05-13T16:17:00Z">
        <w:r w:rsidR="00B727AB">
          <w:t xml:space="preserve">to </w:t>
        </w:r>
      </w:ins>
      <w:del w:id="161" w:author="MKONDIWA, Maxwell (CIMMYT-India)" w:date="2024-05-13T21:47:00Z" w16du:dateUtc="2024-05-13T16:17:00Z">
        <w:r w:rsidDel="00B727AB">
          <w:delText xml:space="preserve">to </w:delText>
        </w:r>
      </w:del>
      <w:r>
        <w:t>evaluate the</w:t>
      </w:r>
      <w:r w:rsidR="00D25C89">
        <w:t xml:space="preserve"> yield and economic</w:t>
      </w:r>
      <w:r>
        <w:t xml:space="preserve"> risk</w:t>
      </w:r>
      <w:r w:rsidR="00D25C89">
        <w:t>s</w:t>
      </w:r>
      <w:r>
        <w:t xml:space="preserve"> associated with different rice planting strategies that were simulated </w:t>
      </w:r>
      <w:r w:rsidR="00D25C89">
        <w:t>across</w:t>
      </w:r>
      <w:r>
        <w:t xml:space="preserve"> the Indo-Gangetic Plains.</w:t>
      </w:r>
      <w:r w:rsidR="00D25C89">
        <w:t xml:space="preserve"> We first present results for rice and wheat yields and subsequently assess the performance for system level economic returns and their risks. </w:t>
      </w:r>
      <w:r w:rsidR="006B064B">
        <w:t>We use the state recommended calendar dates for rice planting</w:t>
      </w:r>
      <w:r w:rsidR="00996278">
        <w:t xml:space="preserve"> as a baseline</w:t>
      </w:r>
      <w:r w:rsidR="006B064B">
        <w:t xml:space="preserve"> (not the farmers’ practice) as it is a more </w:t>
      </w:r>
      <w:r w:rsidR="00033CE7">
        <w:t>clear-cut</w:t>
      </w:r>
      <w:r w:rsidR="006B064B">
        <w:t xml:space="preserve"> strategy</w:t>
      </w:r>
      <w:r w:rsidR="00AD0E38">
        <w:t xml:space="preserve"> (one calendar date for each the Western, Middle, and Eastern IGP)</w:t>
      </w:r>
      <w:r w:rsidR="006B064B">
        <w:t xml:space="preserve"> than the remotely sensed farmers</w:t>
      </w:r>
      <w:r w:rsidR="00F22B82">
        <w:t>’</w:t>
      </w:r>
      <w:r w:rsidR="006B064B">
        <w:t xml:space="preserve"> practice. </w:t>
      </w:r>
      <w:r w:rsidR="003E0B75">
        <w:t xml:space="preserve"> </w:t>
      </w:r>
      <w:del w:id="162" w:author="MKONDIWA, Maxwell (CIMMYT-India)" w:date="2024-05-13T21:47:00Z" w16du:dateUtc="2024-05-13T16:17:00Z">
        <w:r w:rsidR="003E0B75" w:rsidDel="00B727AB">
          <w:delText>Our</w:delText>
        </w:r>
      </w:del>
      <w:del w:id="163" w:author="MKONDIWA, Maxwell (CIMMYT-India)" w:date="2024-05-14T14:40:00Z" w16du:dateUtc="2024-05-14T09:10:00Z">
        <w:r w:rsidR="003E0B75" w:rsidDel="00787775">
          <w:delText xml:space="preserve"> results are in line with previous analyses </w:delText>
        </w:r>
        <w:r w:rsidR="009F5123" w:rsidDel="00787775">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rsidDel="00787775">
          <w:delInstrText xml:space="preserve"> ADDIN EN.CITE </w:delInstrText>
        </w:r>
        <w:r w:rsidR="009F5123" w:rsidDel="00787775">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rsidDel="00787775">
          <w:delInstrText xml:space="preserve"> ADDIN EN.CITE.DATA </w:delInstrText>
        </w:r>
        <w:r w:rsidR="009F5123" w:rsidDel="00787775">
          <w:fldChar w:fldCharType="end"/>
        </w:r>
        <w:r w:rsidR="009F5123" w:rsidDel="00787775">
          <w:fldChar w:fldCharType="separate"/>
        </w:r>
        <w:r w:rsidR="009F5123" w:rsidDel="00787775">
          <w:rPr>
            <w:noProof/>
          </w:rPr>
          <w:delText>(McDonald et al., 2022</w:delText>
        </w:r>
      </w:del>
      <w:del w:id="164" w:author="MKONDIWA, Maxwell (CIMMYT-India)" w:date="2024-05-13T20:18:00Z" w16du:dateUtc="2024-05-13T14:48:00Z">
        <w:r w:rsidR="009F5123" w:rsidDel="00066BA7">
          <w:rPr>
            <w:noProof/>
          </w:rPr>
          <w:delText>; Newport et al., 2020; Urfels et al., 2021</w:delText>
        </w:r>
      </w:del>
      <w:del w:id="165" w:author="MKONDIWA, Maxwell (CIMMYT-India)" w:date="2024-05-14T14:40:00Z" w16du:dateUtc="2024-05-14T09:10:00Z">
        <w:r w:rsidR="009F5123" w:rsidDel="00787775">
          <w:rPr>
            <w:noProof/>
          </w:rPr>
          <w:delText>)</w:delText>
        </w:r>
        <w:r w:rsidR="009F5123" w:rsidDel="00787775">
          <w:fldChar w:fldCharType="end"/>
        </w:r>
        <w:r w:rsidR="009F5123" w:rsidDel="00787775">
          <w:delText xml:space="preserve"> </w:delText>
        </w:r>
        <w:r w:rsidR="003E0B75" w:rsidDel="00787775">
          <w:delText>and provide additional evidence on the riskiness of different rice planting strategies that have not previously been considered</w:delText>
        </w:r>
        <w:r w:rsidR="007B019E" w:rsidDel="00787775">
          <w:delText xml:space="preserve"> and allow identification of the that outperformance other strategies without increased downside risk in each grid cell</w:delText>
        </w:r>
        <w:r w:rsidR="003E0B75" w:rsidDel="00787775">
          <w:delText>.</w:delText>
        </w:r>
      </w:del>
    </w:p>
    <w:p w14:paraId="25E3058F" w14:textId="0C175558" w:rsidR="00D76BF6" w:rsidRDefault="0024547E" w:rsidP="00962A74">
      <w:pPr>
        <w:pStyle w:val="Heading2"/>
      </w:pPr>
      <w:r w:rsidRPr="00256197">
        <w:t>3.</w:t>
      </w:r>
      <w:r w:rsidR="00A85838" w:rsidRPr="00256197">
        <w:t>1</w:t>
      </w:r>
      <w:r w:rsidRPr="00256197">
        <w:t xml:space="preserve">. </w:t>
      </w:r>
      <w:r w:rsidR="00AD0E38">
        <w:t>Risk adjusted y</w:t>
      </w:r>
      <w:r w:rsidR="00C819CD" w:rsidRPr="00256197">
        <w:t>ield</w:t>
      </w:r>
      <w:r w:rsidR="00AD0E38">
        <w:t xml:space="preserve"> </w:t>
      </w:r>
      <w:r w:rsidR="00C819CD" w:rsidRPr="00256197">
        <w:t>benefits</w:t>
      </w:r>
      <w:r w:rsidR="00AD0E38">
        <w:t xml:space="preserve"> of different rice planting strategies in the IGP</w:t>
      </w:r>
    </w:p>
    <w:p w14:paraId="2F79ACC1" w14:textId="279D0E10" w:rsidR="00653324" w:rsidRPr="00653324" w:rsidRDefault="007B019E" w:rsidP="00B03562">
      <w:r>
        <w:t>Figure 2 and 3</w:t>
      </w:r>
      <w:r w:rsidR="00653324">
        <w:t xml:space="preserve"> provide</w:t>
      </w:r>
      <w:r w:rsidR="00AD0E38">
        <w:t xml:space="preserve"> a geographical </w:t>
      </w:r>
      <w:r w:rsidR="00653324">
        <w:t>overview</w:t>
      </w:r>
      <w:r w:rsidR="00AD0E38">
        <w:t xml:space="preserve"> of </w:t>
      </w:r>
      <w:r w:rsidR="00653324">
        <w:t xml:space="preserve"> where </w:t>
      </w:r>
      <w:r w:rsidR="00AD0E38">
        <w:t>each</w:t>
      </w:r>
      <w:r w:rsidR="00653324">
        <w:t xml:space="preserve"> strategy outperform</w:t>
      </w:r>
      <w:r w:rsidR="00AD0E38">
        <w:t>s the baseline</w:t>
      </w:r>
      <w:r w:rsidR="00653324">
        <w:t>. While the results generally corroborate the findings from the previous crop simulations reported in</w:t>
      </w:r>
      <w:r w:rsidR="009F5123">
        <w:t xml:space="preserve"> </w:t>
      </w:r>
      <w:r w:rsidR="009F5123">
        <w:fldChar w:fldCharType="begin"/>
      </w:r>
      <w:r w:rsidR="009F5123">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del w:id="166" w:author="MKONDIWA, Maxwell (CIMMYT-India)" w:date="2024-05-13T20:34:00Z" w16du:dateUtc="2024-05-13T15:04:00Z">
        <w:r w:rsidR="009F5123" w:rsidDel="00FA0CC1">
          <w:rPr>
            <w:noProof/>
          </w:rPr>
          <w:delText>(</w:delText>
        </w:r>
      </w:del>
      <w:r w:rsidR="009F5123">
        <w:rPr>
          <w:noProof/>
        </w:rPr>
        <w:t>Urfels et al</w:t>
      </w:r>
      <w:ins w:id="167" w:author="MKONDIWA, Maxwell (CIMMYT-India)" w:date="2024-05-13T20:34:00Z" w16du:dateUtc="2024-05-13T15:04:00Z">
        <w:r w:rsidR="00FA0CC1">
          <w:rPr>
            <w:noProof/>
          </w:rPr>
          <w:t xml:space="preserve"> (</w:t>
        </w:r>
      </w:ins>
      <w:del w:id="168" w:author="MKONDIWA, Maxwell (CIMMYT-India)" w:date="2024-05-13T20:34:00Z" w16du:dateUtc="2024-05-13T15:04:00Z">
        <w:r w:rsidR="009F5123" w:rsidDel="00FA0CC1">
          <w:rPr>
            <w:noProof/>
          </w:rPr>
          <w:delText xml:space="preserve">., </w:delText>
        </w:r>
      </w:del>
      <w:r w:rsidR="009F5123">
        <w:rPr>
          <w:noProof/>
        </w:rPr>
        <w:t>2022)</w:t>
      </w:r>
      <w:r w:rsidR="009F5123">
        <w:fldChar w:fldCharType="end"/>
      </w:r>
      <w:r w:rsidR="00653324">
        <w:t xml:space="preserve">, </w:t>
      </w:r>
      <w:ins w:id="169" w:author="MKONDIWA, Maxwell (CIMMYT-India)" w:date="2024-05-13T21:47:00Z" w16du:dateUtc="2024-05-13T16:17:00Z">
        <w:r w:rsidR="00A74170">
          <w:t>the</w:t>
        </w:r>
      </w:ins>
      <w:del w:id="170" w:author="MKONDIWA, Maxwell (CIMMYT-India)" w:date="2024-05-13T21:47:00Z" w16du:dateUtc="2024-05-13T16:17:00Z">
        <w:r w:rsidR="00653324" w:rsidDel="00A74170">
          <w:delText>our</w:delText>
        </w:r>
      </w:del>
      <w:r w:rsidR="00653324">
        <w:t xml:space="preserve"> risk-based framework allows </w:t>
      </w:r>
      <w:r w:rsidR="00AD0E38">
        <w:t>u</w:t>
      </w:r>
      <w:r w:rsidR="00653324">
        <w:t>s to identify spatially demarcated zones where risk</w:t>
      </w:r>
      <w:ins w:id="171" w:author="MKONDIWA, Maxwell (CIMMYT-India)" w:date="2024-05-13T22:11:00Z" w16du:dateUtc="2024-05-13T16:41:00Z">
        <w:r w:rsidR="003160EA">
          <w:t>-</w:t>
        </w:r>
      </w:ins>
      <w:del w:id="172" w:author="MKONDIWA, Maxwell (CIMMYT-India)" w:date="2024-05-13T22:11:00Z" w16du:dateUtc="2024-05-13T16:41:00Z">
        <w:r w:rsidR="00653324" w:rsidDel="003160EA">
          <w:delText xml:space="preserve"> </w:delText>
        </w:r>
      </w:del>
      <w:r w:rsidR="00653324">
        <w:t>averse farmers might want to switch strategies and where multiple strategies can work similarly well for risk</w:t>
      </w:r>
      <w:ins w:id="173" w:author="MKONDIWA, Maxwell (CIMMYT-India)" w:date="2024-05-13T22:12:00Z" w16du:dateUtc="2024-05-13T16:42:00Z">
        <w:r w:rsidR="003160EA">
          <w:t>-</w:t>
        </w:r>
      </w:ins>
      <w:del w:id="174" w:author="MKONDIWA, Maxwell (CIMMYT-India)" w:date="2024-05-13T22:11:00Z" w16du:dateUtc="2024-05-13T16:41:00Z">
        <w:r w:rsidR="00653324" w:rsidDel="003160EA">
          <w:delText xml:space="preserve"> </w:delText>
        </w:r>
      </w:del>
      <w:r w:rsidR="00653324">
        <w:t>averse farmers</w:t>
      </w:r>
      <w:r>
        <w:t xml:space="preserve"> – a feature that could only be assessed through visual assessment in the previous study.</w:t>
      </w:r>
      <w:r w:rsidR="00653324">
        <w:t xml:space="preserve"> </w:t>
      </w:r>
    </w:p>
    <w:p w14:paraId="51632D2D" w14:textId="6C44B25D" w:rsidR="00127A64" w:rsidRPr="00256197" w:rsidRDefault="00384D4A" w:rsidP="00E73219">
      <w:pPr>
        <w:pStyle w:val="Heading3"/>
      </w:pPr>
      <w:r w:rsidRPr="00256197">
        <w:t>3.1.</w:t>
      </w:r>
      <w:r w:rsidR="00334015">
        <w:t>1.</w:t>
      </w:r>
      <w:r w:rsidRPr="00256197">
        <w:t xml:space="preserve"> </w:t>
      </w:r>
      <w:r w:rsidR="00127A64" w:rsidRPr="00256197">
        <w:t>Rice</w:t>
      </w:r>
      <w:r w:rsidR="00AD0E38">
        <w:t xml:space="preserve"> yields and their riskiness</w:t>
      </w:r>
    </w:p>
    <w:p w14:paraId="1261C21C" w14:textId="74AEF6EB" w:rsidR="009D3E85" w:rsidRPr="00B03562" w:rsidRDefault="00A3342E" w:rsidP="00C7422E">
      <w:pPr>
        <w:jc w:val="both"/>
        <w:rPr>
          <w:rFonts w:cs="Times New Roman"/>
        </w:rPr>
      </w:pPr>
      <w:r w:rsidRPr="00B03562">
        <w:rPr>
          <w:rFonts w:cs="Times New Roman"/>
        </w:rPr>
        <w:t xml:space="preserve">Table </w:t>
      </w:r>
      <w:r w:rsidR="00CF209B" w:rsidRPr="00B03562">
        <w:rPr>
          <w:rFonts w:cs="Times New Roman"/>
        </w:rPr>
        <w:t>3</w:t>
      </w:r>
      <w:r w:rsidRPr="00B03562">
        <w:rPr>
          <w:rFonts w:cs="Times New Roman"/>
        </w:rPr>
        <w:t xml:space="preserve"> shows the descriptive statistics </w:t>
      </w:r>
      <w:r w:rsidR="00480369" w:rsidRPr="00B03562">
        <w:rPr>
          <w:rFonts w:cs="Times New Roman"/>
        </w:rPr>
        <w:t>on the willingness to pay bounds</w:t>
      </w:r>
      <w:r w:rsidR="00605F00" w:rsidRPr="00B03562">
        <w:rPr>
          <w:rFonts w:cs="Times New Roman"/>
        </w:rPr>
        <w:t xml:space="preserve"> (ton/ha) in rice yield equivalent</w:t>
      </w:r>
      <w:r w:rsidR="009D3E85" w:rsidRPr="00B03562">
        <w:rPr>
          <w:rFonts w:cs="Times New Roman"/>
        </w:rPr>
        <w:t xml:space="preserve"> for the planting date scenarios in comparison to the </w:t>
      </w:r>
      <w:r w:rsidR="005455AF" w:rsidRPr="00B03562">
        <w:rPr>
          <w:rFonts w:cs="Times New Roman"/>
        </w:rPr>
        <w:t xml:space="preserve">fixed date with long duration </w:t>
      </w:r>
      <w:r w:rsidR="00F16F2B" w:rsidRPr="00B03562">
        <w:rPr>
          <w:rFonts w:cs="Times New Roman"/>
        </w:rPr>
        <w:t xml:space="preserve">variety </w:t>
      </w:r>
      <w:r w:rsidR="005455AF" w:rsidRPr="00B03562">
        <w:rPr>
          <w:rFonts w:cs="Times New Roman"/>
        </w:rPr>
        <w:t>planting strategy</w:t>
      </w:r>
      <w:r w:rsidR="00A62347" w:rsidRPr="00B03562">
        <w:rPr>
          <w:rFonts w:cs="Times New Roman"/>
        </w:rPr>
        <w:t>. The WTP summary row</w:t>
      </w:r>
      <w:r w:rsidR="001C0642" w:rsidRPr="00B03562">
        <w:rPr>
          <w:rFonts w:cs="Times New Roman"/>
        </w:rPr>
        <w:t>s</w:t>
      </w:r>
      <w:r w:rsidR="00A62347" w:rsidRPr="00B03562">
        <w:rPr>
          <w:rFonts w:cs="Times New Roman"/>
        </w:rPr>
        <w:t xml:space="preserve"> show the percentage of farmers who are more likely to </w:t>
      </w:r>
      <w:r w:rsidR="00F22B82">
        <w:rPr>
          <w:rFonts w:cs="Times New Roman"/>
        </w:rPr>
        <w:t xml:space="preserve">(a) </w:t>
      </w:r>
      <w:r w:rsidR="005971E6" w:rsidRPr="00B03562">
        <w:rPr>
          <w:rFonts w:cs="Times New Roman"/>
        </w:rPr>
        <w:t xml:space="preserve">benefit, </w:t>
      </w:r>
      <w:r w:rsidR="00F22B82">
        <w:rPr>
          <w:rFonts w:cs="Times New Roman"/>
        </w:rPr>
        <w:t xml:space="preserve">(b) </w:t>
      </w:r>
      <w:r w:rsidR="005971E6" w:rsidRPr="00B03562">
        <w:rPr>
          <w:rFonts w:cs="Times New Roman"/>
        </w:rPr>
        <w:t>be worse off or</w:t>
      </w:r>
      <w:r w:rsidR="00F22B82">
        <w:rPr>
          <w:rFonts w:cs="Times New Roman"/>
        </w:rPr>
        <w:t xml:space="preserve"> (c)</w:t>
      </w:r>
      <w:r w:rsidR="005971E6" w:rsidRPr="00B03562">
        <w:rPr>
          <w:rFonts w:cs="Times New Roman"/>
        </w:rPr>
        <w:t xml:space="preserve"> be indifferent between the planting date strategies. </w:t>
      </w:r>
      <w:r w:rsidR="00A877EB" w:rsidRPr="00B03562">
        <w:rPr>
          <w:rFonts w:cs="Times New Roman"/>
        </w:rPr>
        <w:t>Only</w:t>
      </w:r>
      <w:r w:rsidR="005A00FA" w:rsidRPr="00B03562">
        <w:rPr>
          <w:rFonts w:cs="Times New Roman"/>
        </w:rPr>
        <w:t xml:space="preserve"> </w:t>
      </w:r>
      <w:r w:rsidR="005743FD" w:rsidRPr="00B03562">
        <w:rPr>
          <w:rFonts w:cs="Times New Roman"/>
        </w:rPr>
        <w:t>3</w:t>
      </w:r>
      <w:r w:rsidR="00926FC4" w:rsidRPr="00B03562">
        <w:rPr>
          <w:rFonts w:cs="Times New Roman"/>
        </w:rPr>
        <w:t>1</w:t>
      </w:r>
      <w:r w:rsidR="005A00FA" w:rsidRPr="00B03562">
        <w:rPr>
          <w:rFonts w:cs="Times New Roman"/>
        </w:rPr>
        <w:t xml:space="preserve">% of the farmers would </w:t>
      </w:r>
      <w:r w:rsidR="00790DD4" w:rsidRPr="00B03562">
        <w:rPr>
          <w:rFonts w:cs="Times New Roman"/>
        </w:rPr>
        <w:t xml:space="preserve">find the </w:t>
      </w:r>
      <w:r w:rsidR="00F22B82">
        <w:rPr>
          <w:rFonts w:cs="Times New Roman"/>
        </w:rPr>
        <w:t xml:space="preserve">planting long duration rice varieties at the monsoon </w:t>
      </w:r>
      <w:r w:rsidR="00790DD4" w:rsidRPr="00B03562">
        <w:rPr>
          <w:rFonts w:cs="Times New Roman"/>
        </w:rPr>
        <w:t>onset</w:t>
      </w:r>
      <w:ins w:id="175" w:author="MKONDIWA, Maxwell (CIMMYT-India)" w:date="2024-05-13T22:52:00Z" w16du:dateUtc="2024-05-13T17:22:00Z">
        <w:r w:rsidR="00C5063D">
          <w:rPr>
            <w:rFonts w:cs="Times New Roman"/>
          </w:rPr>
          <w:t xml:space="preserve"> (S3)</w:t>
        </w:r>
      </w:ins>
      <w:r w:rsidR="00790DD4" w:rsidRPr="00B03562">
        <w:rPr>
          <w:rFonts w:cs="Times New Roman"/>
        </w:rPr>
        <w:t xml:space="preserve"> </w:t>
      </w:r>
      <w:r w:rsidR="00A31F6E" w:rsidRPr="00B03562">
        <w:rPr>
          <w:rFonts w:cs="Times New Roman"/>
        </w:rPr>
        <w:t xml:space="preserve">as beneficial followed by </w:t>
      </w:r>
      <w:r w:rsidR="00F22B82">
        <w:rPr>
          <w:rFonts w:cs="Times New Roman"/>
        </w:rPr>
        <w:t>planting medium duration varieties</w:t>
      </w:r>
      <w:ins w:id="176" w:author="MKONDIWA, Maxwell (CIMMYT-India)" w:date="2024-05-13T22:52:00Z" w16du:dateUtc="2024-05-13T17:22:00Z">
        <w:r w:rsidR="00A82661">
          <w:rPr>
            <w:rFonts w:cs="Times New Roman"/>
          </w:rPr>
          <w:t xml:space="preserve"> (</w:t>
        </w:r>
      </w:ins>
      <w:ins w:id="177" w:author="MKONDIWA, Maxwell (CIMMYT-India)" w:date="2024-05-13T22:53:00Z" w16du:dateUtc="2024-05-13T17:23:00Z">
        <w:r w:rsidR="00690EC1">
          <w:rPr>
            <w:rFonts w:cs="Times New Roman"/>
          </w:rPr>
          <w:t>S2</w:t>
        </w:r>
      </w:ins>
      <w:ins w:id="178" w:author="MKONDIWA, Maxwell (CIMMYT-India)" w:date="2024-05-13T22:52:00Z" w16du:dateUtc="2024-05-13T17:22:00Z">
        <w:r w:rsidR="00A82661">
          <w:rPr>
            <w:rFonts w:cs="Times New Roman"/>
          </w:rPr>
          <w:t>)</w:t>
        </w:r>
      </w:ins>
      <w:r w:rsidR="00F22B82">
        <w:rPr>
          <w:rFonts w:cs="Times New Roman"/>
        </w:rPr>
        <w:t xml:space="preserve"> at the recommended calendar dates</w:t>
      </w:r>
      <w:r w:rsidR="00E374C7" w:rsidRPr="00B03562">
        <w:rPr>
          <w:rFonts w:cs="Times New Roman"/>
        </w:rPr>
        <w:t xml:space="preserve"> medium</w:t>
      </w:r>
      <w:r w:rsidR="00113FC9" w:rsidRPr="00B03562">
        <w:rPr>
          <w:rFonts w:cs="Times New Roman"/>
        </w:rPr>
        <w:t xml:space="preserve"> (</w:t>
      </w:r>
      <w:r w:rsidR="00495A6C" w:rsidRPr="00B03562">
        <w:rPr>
          <w:rFonts w:cs="Times New Roman"/>
        </w:rPr>
        <w:t>30</w:t>
      </w:r>
      <w:r w:rsidR="00113FC9" w:rsidRPr="00B03562">
        <w:rPr>
          <w:rFonts w:cs="Times New Roman"/>
        </w:rPr>
        <w:t>%)</w:t>
      </w:r>
      <w:r w:rsidR="00495A6C" w:rsidRPr="00B03562">
        <w:rPr>
          <w:rFonts w:cs="Times New Roman"/>
        </w:rPr>
        <w:t xml:space="preserve">. </w:t>
      </w:r>
      <w:r w:rsidR="00FC1688" w:rsidRPr="00B03562">
        <w:rPr>
          <w:rFonts w:cs="Times New Roman"/>
        </w:rPr>
        <w:t>For farmer practice</w:t>
      </w:r>
      <w:ins w:id="179" w:author="MKONDIWA, Maxwell (CIMMYT-India)" w:date="2024-05-13T22:52:00Z" w16du:dateUtc="2024-05-13T17:22:00Z">
        <w:r w:rsidR="00A82661">
          <w:rPr>
            <w:rFonts w:cs="Times New Roman"/>
          </w:rPr>
          <w:t xml:space="preserve"> (</w:t>
        </w:r>
      </w:ins>
      <w:ins w:id="180" w:author="MKONDIWA, Maxwell (CIMMYT-India)" w:date="2024-05-13T22:53:00Z" w16du:dateUtc="2024-05-13T17:23:00Z">
        <w:r w:rsidR="00A82661">
          <w:rPr>
            <w:rFonts w:cs="Times New Roman"/>
          </w:rPr>
          <w:t>S0</w:t>
        </w:r>
      </w:ins>
      <w:ins w:id="181" w:author="MKONDIWA, Maxwell (CIMMYT-India)" w:date="2024-05-13T22:52:00Z" w16du:dateUtc="2024-05-13T17:22:00Z">
        <w:r w:rsidR="00A82661">
          <w:rPr>
            <w:rFonts w:cs="Times New Roman"/>
          </w:rPr>
          <w:t>)</w:t>
        </w:r>
      </w:ins>
      <w:r w:rsidR="00FC1688" w:rsidRPr="00B03562">
        <w:rPr>
          <w:rFonts w:cs="Times New Roman"/>
        </w:rPr>
        <w:t xml:space="preserve">, the average and median WTP </w:t>
      </w:r>
      <w:r w:rsidR="003B043D" w:rsidRPr="00B03562">
        <w:rPr>
          <w:rFonts w:cs="Times New Roman"/>
        </w:rPr>
        <w:t xml:space="preserve">bounds (both lower and upper) are negative implying that </w:t>
      </w:r>
      <w:r w:rsidR="00CB71F2" w:rsidRPr="00B03562">
        <w:rPr>
          <w:rFonts w:cs="Times New Roman"/>
        </w:rPr>
        <w:t xml:space="preserve">farmers </w:t>
      </w:r>
      <w:r w:rsidR="00F22B82">
        <w:rPr>
          <w:rFonts w:cs="Times New Roman"/>
        </w:rPr>
        <w:t>are overall worse off using their current</w:t>
      </w:r>
      <w:r w:rsidR="00C7422E" w:rsidRPr="00B03562">
        <w:rPr>
          <w:rFonts w:cs="Times New Roman"/>
        </w:rPr>
        <w:t xml:space="preserve"> </w:t>
      </w:r>
      <w:r w:rsidR="00F22B82">
        <w:rPr>
          <w:rFonts w:cs="Times New Roman"/>
        </w:rPr>
        <w:t>rice planting strategies</w:t>
      </w:r>
      <w:r w:rsidR="00C7422E" w:rsidRPr="00B03562">
        <w:rPr>
          <w:rFonts w:cs="Times New Roman"/>
        </w:rPr>
        <w:t>.</w:t>
      </w:r>
    </w:p>
    <w:p w14:paraId="08065476" w14:textId="1F262FE6" w:rsidR="000C3D6A" w:rsidRPr="00B03562" w:rsidRDefault="000C3D6A" w:rsidP="000C3D6A">
      <w:pPr>
        <w:rPr>
          <w:rFonts w:cs="Times New Roman"/>
        </w:rPr>
      </w:pPr>
      <w:r w:rsidRPr="00B03562">
        <w:rPr>
          <w:rFonts w:cs="Times New Roman"/>
        </w:rPr>
        <w:t xml:space="preserve">Table </w:t>
      </w:r>
      <w:r w:rsidR="00CF209B" w:rsidRPr="00B03562">
        <w:rPr>
          <w:rFonts w:cs="Times New Roman"/>
        </w:rPr>
        <w:t>3</w:t>
      </w:r>
      <w:r w:rsidRPr="00B03562">
        <w:rPr>
          <w:rFonts w:cs="Times New Roman"/>
        </w:rPr>
        <w:t>:  Rice WTP bounds with fixed long as baseline</w:t>
      </w:r>
      <w:r w:rsidR="00471444" w:rsidRPr="00B03562">
        <w:rPr>
          <w:rFonts w:cs="Times New Roman"/>
        </w:rPr>
        <w:t>, 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D822AC" w:rsidRPr="00256197" w14:paraId="0A736F8B"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44D0BC74"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16DA9326"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A4BC69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280E41A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5F9A9B7"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5F0A99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4CA71D6F"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422116C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5676F8" w:rsidRPr="00256197" w14:paraId="6727FB81" w14:textId="77777777" w:rsidTr="00DB11CB">
        <w:trPr>
          <w:trHeight w:val="288"/>
          <w:jc w:val="center"/>
        </w:trPr>
        <w:tc>
          <w:tcPr>
            <w:tcW w:w="707" w:type="pct"/>
            <w:vMerge w:val="restart"/>
          </w:tcPr>
          <w:p w14:paraId="098AD12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2D86C512"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26431FB4" w14:textId="6F103FE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-1.03</w:t>
            </w:r>
          </w:p>
        </w:tc>
        <w:tc>
          <w:tcPr>
            <w:tcW w:w="555" w:type="pct"/>
            <w:noWrap/>
            <w:vAlign w:val="bottom"/>
          </w:tcPr>
          <w:p w14:paraId="7823FFE6" w14:textId="5D7043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noWrap/>
            <w:vAlign w:val="bottom"/>
          </w:tcPr>
          <w:p w14:paraId="181D0DA6" w14:textId="36E6FD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2DA14CC8" w14:textId="56A3568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200B6655" w14:textId="533B1D3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70617DE7" w14:textId="1DDD566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1.01</w:t>
            </w:r>
          </w:p>
        </w:tc>
      </w:tr>
      <w:tr w:rsidR="005676F8" w:rsidRPr="00256197" w14:paraId="27646920" w14:textId="77777777" w:rsidTr="00DB11CB">
        <w:trPr>
          <w:trHeight w:val="288"/>
          <w:jc w:val="center"/>
        </w:trPr>
        <w:tc>
          <w:tcPr>
            <w:tcW w:w="707" w:type="pct"/>
            <w:vMerge/>
          </w:tcPr>
          <w:p w14:paraId="03E875F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802EA2A" w14:textId="77777777" w:rsidR="005676F8" w:rsidRPr="00B03562" w:rsidRDefault="005676F8" w:rsidP="005676F8">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72DE07C6" w14:textId="4F47509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1.36</w:t>
            </w:r>
          </w:p>
        </w:tc>
        <w:tc>
          <w:tcPr>
            <w:tcW w:w="555" w:type="pct"/>
            <w:noWrap/>
            <w:vAlign w:val="bottom"/>
          </w:tcPr>
          <w:p w14:paraId="4ADD31D0" w14:textId="7DEC18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1.75</w:t>
            </w:r>
          </w:p>
        </w:tc>
        <w:tc>
          <w:tcPr>
            <w:tcW w:w="555" w:type="pct"/>
            <w:noWrap/>
            <w:vAlign w:val="bottom"/>
          </w:tcPr>
          <w:p w14:paraId="22CCCE35" w14:textId="65818B0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2.50</w:t>
            </w:r>
          </w:p>
        </w:tc>
        <w:tc>
          <w:tcPr>
            <w:tcW w:w="555" w:type="pct"/>
            <w:noWrap/>
            <w:vAlign w:val="bottom"/>
          </w:tcPr>
          <w:p w14:paraId="260F9255" w14:textId="35BE87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3E6DA0DE" w14:textId="6959319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1.79</w:t>
            </w:r>
          </w:p>
        </w:tc>
        <w:tc>
          <w:tcPr>
            <w:tcW w:w="555" w:type="pct"/>
            <w:noWrap/>
            <w:vAlign w:val="bottom"/>
          </w:tcPr>
          <w:p w14:paraId="0EC14443" w14:textId="1DD07CE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1.76</w:t>
            </w:r>
          </w:p>
        </w:tc>
      </w:tr>
      <w:tr w:rsidR="005676F8" w:rsidRPr="00256197" w14:paraId="1E78F910" w14:textId="77777777" w:rsidTr="00DB11CB">
        <w:trPr>
          <w:trHeight w:val="288"/>
          <w:jc w:val="center"/>
        </w:trPr>
        <w:tc>
          <w:tcPr>
            <w:tcW w:w="707" w:type="pct"/>
            <w:vMerge/>
          </w:tcPr>
          <w:p w14:paraId="5221BF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3C03BA7"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0BD652A" w14:textId="62542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6CDEBA85" w14:textId="5262F0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7A67E59" w14:textId="389E220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-5.58</w:t>
            </w:r>
          </w:p>
        </w:tc>
        <w:tc>
          <w:tcPr>
            <w:tcW w:w="555" w:type="pct"/>
            <w:noWrap/>
            <w:vAlign w:val="bottom"/>
          </w:tcPr>
          <w:p w14:paraId="0949E3E4" w14:textId="258CC5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72B86735" w14:textId="246E9C5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-4.23</w:t>
            </w:r>
          </w:p>
        </w:tc>
        <w:tc>
          <w:tcPr>
            <w:tcW w:w="555" w:type="pct"/>
            <w:noWrap/>
            <w:vAlign w:val="bottom"/>
          </w:tcPr>
          <w:p w14:paraId="275C641A" w14:textId="4271964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-4.38</w:t>
            </w:r>
          </w:p>
        </w:tc>
      </w:tr>
      <w:tr w:rsidR="005676F8" w:rsidRPr="00256197" w14:paraId="781748BD" w14:textId="77777777" w:rsidTr="00DB11CB">
        <w:trPr>
          <w:trHeight w:val="288"/>
          <w:jc w:val="center"/>
        </w:trPr>
        <w:tc>
          <w:tcPr>
            <w:tcW w:w="707" w:type="pct"/>
            <w:vMerge/>
          </w:tcPr>
          <w:p w14:paraId="21F7967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253D07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470FD0F" w14:textId="1A9F94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-2.17</w:t>
            </w:r>
          </w:p>
        </w:tc>
        <w:tc>
          <w:tcPr>
            <w:tcW w:w="555" w:type="pct"/>
            <w:noWrap/>
            <w:vAlign w:val="bottom"/>
          </w:tcPr>
          <w:p w14:paraId="0DA8F926" w14:textId="770D5FD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-1.60</w:t>
            </w:r>
          </w:p>
        </w:tc>
        <w:tc>
          <w:tcPr>
            <w:tcW w:w="555" w:type="pct"/>
            <w:noWrap/>
            <w:vAlign w:val="bottom"/>
          </w:tcPr>
          <w:p w14:paraId="266AF256" w14:textId="5722202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-2.26</w:t>
            </w:r>
          </w:p>
        </w:tc>
        <w:tc>
          <w:tcPr>
            <w:tcW w:w="555" w:type="pct"/>
            <w:noWrap/>
            <w:vAlign w:val="bottom"/>
          </w:tcPr>
          <w:p w14:paraId="6FDF8450" w14:textId="5337833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-2.35</w:t>
            </w:r>
          </w:p>
        </w:tc>
        <w:tc>
          <w:tcPr>
            <w:tcW w:w="555" w:type="pct"/>
            <w:noWrap/>
            <w:vAlign w:val="bottom"/>
          </w:tcPr>
          <w:p w14:paraId="6CE3DE4E" w14:textId="13B14D5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-1.65</w:t>
            </w:r>
          </w:p>
        </w:tc>
        <w:tc>
          <w:tcPr>
            <w:tcW w:w="555" w:type="pct"/>
            <w:noWrap/>
            <w:vAlign w:val="bottom"/>
          </w:tcPr>
          <w:p w14:paraId="7CD4503E" w14:textId="13F0C83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503EF231" w14:textId="77777777" w:rsidTr="00DB11CB">
        <w:trPr>
          <w:trHeight w:val="288"/>
          <w:jc w:val="center"/>
        </w:trPr>
        <w:tc>
          <w:tcPr>
            <w:tcW w:w="707" w:type="pct"/>
            <w:vMerge/>
          </w:tcPr>
          <w:p w14:paraId="304E825B"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EEBB51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38F6A55" w14:textId="173DB6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6FEF0815" w14:textId="357C1DE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4015F93A" w14:textId="759403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2606F99E" w14:textId="4A47002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74A2EA2D" w14:textId="20DD31E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0.66</w:t>
            </w:r>
          </w:p>
        </w:tc>
        <w:tc>
          <w:tcPr>
            <w:tcW w:w="555" w:type="pct"/>
            <w:noWrap/>
            <w:vAlign w:val="bottom"/>
          </w:tcPr>
          <w:p w14:paraId="28FEC100" w14:textId="60CF658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-0.47</w:t>
            </w:r>
          </w:p>
        </w:tc>
      </w:tr>
      <w:tr w:rsidR="005676F8" w:rsidRPr="00256197" w14:paraId="3C7A83FF" w14:textId="77777777" w:rsidTr="00DB11CB">
        <w:trPr>
          <w:trHeight w:val="288"/>
          <w:jc w:val="center"/>
        </w:trPr>
        <w:tc>
          <w:tcPr>
            <w:tcW w:w="707" w:type="pct"/>
            <w:vMerge/>
          </w:tcPr>
          <w:p w14:paraId="19DE2FC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BDC717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2F9993A" w14:textId="0F7779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-1.33</w:t>
            </w:r>
          </w:p>
        </w:tc>
        <w:tc>
          <w:tcPr>
            <w:tcW w:w="555" w:type="pct"/>
            <w:noWrap/>
            <w:vAlign w:val="bottom"/>
          </w:tcPr>
          <w:p w14:paraId="4C782C7F" w14:textId="75798A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2.48</w:t>
            </w:r>
          </w:p>
        </w:tc>
        <w:tc>
          <w:tcPr>
            <w:tcW w:w="555" w:type="pct"/>
            <w:noWrap/>
            <w:vAlign w:val="bottom"/>
          </w:tcPr>
          <w:p w14:paraId="394FE997" w14:textId="52D2D7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noWrap/>
            <w:vAlign w:val="bottom"/>
          </w:tcPr>
          <w:p w14:paraId="49C11D72" w14:textId="7D9C4EE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noWrap/>
            <w:vAlign w:val="bottom"/>
          </w:tcPr>
          <w:p w14:paraId="10938538" w14:textId="708C623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1.77</w:t>
            </w:r>
          </w:p>
        </w:tc>
        <w:tc>
          <w:tcPr>
            <w:tcW w:w="555" w:type="pct"/>
            <w:noWrap/>
            <w:vAlign w:val="bottom"/>
          </w:tcPr>
          <w:p w14:paraId="066A70EA" w14:textId="549FBC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64240B80" w14:textId="77777777" w:rsidTr="00DB11CB">
        <w:trPr>
          <w:trHeight w:val="288"/>
          <w:jc w:val="center"/>
        </w:trPr>
        <w:tc>
          <w:tcPr>
            <w:tcW w:w="707" w:type="pct"/>
            <w:vMerge/>
          </w:tcPr>
          <w:p w14:paraId="43268FF3"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6D2D9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C7B3BFF" w14:textId="0F20BD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-0.45</w:t>
            </w:r>
          </w:p>
        </w:tc>
        <w:tc>
          <w:tcPr>
            <w:tcW w:w="555" w:type="pct"/>
            <w:noWrap/>
            <w:vAlign w:val="bottom"/>
          </w:tcPr>
          <w:p w14:paraId="0EB97151" w14:textId="761951F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3.04</w:t>
            </w:r>
          </w:p>
        </w:tc>
        <w:tc>
          <w:tcPr>
            <w:tcW w:w="555" w:type="pct"/>
            <w:noWrap/>
            <w:vAlign w:val="bottom"/>
          </w:tcPr>
          <w:p w14:paraId="7B3CF56E" w14:textId="446957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3.18</w:t>
            </w:r>
          </w:p>
        </w:tc>
        <w:tc>
          <w:tcPr>
            <w:tcW w:w="555" w:type="pct"/>
            <w:noWrap/>
            <w:vAlign w:val="bottom"/>
          </w:tcPr>
          <w:p w14:paraId="6CA08853" w14:textId="185FF78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2.86</w:t>
            </w:r>
          </w:p>
        </w:tc>
        <w:tc>
          <w:tcPr>
            <w:tcW w:w="555" w:type="pct"/>
            <w:noWrap/>
            <w:vAlign w:val="bottom"/>
          </w:tcPr>
          <w:p w14:paraId="659AD2A8" w14:textId="34A8696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7F9076A1" w14:textId="3BE0B9C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2.20</w:t>
            </w:r>
          </w:p>
        </w:tc>
      </w:tr>
      <w:tr w:rsidR="005676F8" w:rsidRPr="00256197" w14:paraId="535DFDEC" w14:textId="77777777" w:rsidTr="00DB11CB">
        <w:trPr>
          <w:trHeight w:val="288"/>
          <w:jc w:val="center"/>
        </w:trPr>
        <w:tc>
          <w:tcPr>
            <w:tcW w:w="707" w:type="pct"/>
            <w:vMerge/>
          </w:tcPr>
          <w:p w14:paraId="55DA280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2D3DADE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244E383" w14:textId="3744294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bottom w:val="nil"/>
            </w:tcBorders>
            <w:noWrap/>
            <w:vAlign w:val="bottom"/>
          </w:tcPr>
          <w:p w14:paraId="17D8F0B5" w14:textId="4CF0CA7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3.52</w:t>
            </w:r>
          </w:p>
        </w:tc>
        <w:tc>
          <w:tcPr>
            <w:tcW w:w="555" w:type="pct"/>
            <w:tcBorders>
              <w:bottom w:val="nil"/>
            </w:tcBorders>
            <w:noWrap/>
            <w:vAlign w:val="bottom"/>
          </w:tcPr>
          <w:p w14:paraId="78971A9B" w14:textId="4C94BF4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4.11</w:t>
            </w:r>
          </w:p>
        </w:tc>
        <w:tc>
          <w:tcPr>
            <w:tcW w:w="555" w:type="pct"/>
            <w:tcBorders>
              <w:bottom w:val="nil"/>
            </w:tcBorders>
            <w:noWrap/>
            <w:vAlign w:val="bottom"/>
          </w:tcPr>
          <w:p w14:paraId="57E497C1" w14:textId="017AE4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3.68</w:t>
            </w:r>
          </w:p>
        </w:tc>
        <w:tc>
          <w:tcPr>
            <w:tcW w:w="555" w:type="pct"/>
            <w:tcBorders>
              <w:bottom w:val="nil"/>
            </w:tcBorders>
            <w:noWrap/>
            <w:vAlign w:val="bottom"/>
          </w:tcPr>
          <w:p w14:paraId="779EB33B" w14:textId="629DF1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3.06</w:t>
            </w:r>
          </w:p>
        </w:tc>
        <w:tc>
          <w:tcPr>
            <w:tcW w:w="555" w:type="pct"/>
            <w:tcBorders>
              <w:bottom w:val="nil"/>
            </w:tcBorders>
            <w:noWrap/>
            <w:vAlign w:val="bottom"/>
          </w:tcPr>
          <w:p w14:paraId="1E4EE2C2" w14:textId="6052086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2.93</w:t>
            </w:r>
          </w:p>
        </w:tc>
      </w:tr>
      <w:tr w:rsidR="005676F8" w:rsidRPr="00256197" w14:paraId="1879E45A" w14:textId="77777777" w:rsidTr="00DB11CB">
        <w:trPr>
          <w:trHeight w:val="288"/>
          <w:jc w:val="center"/>
        </w:trPr>
        <w:tc>
          <w:tcPr>
            <w:tcW w:w="707" w:type="pct"/>
            <w:vMerge/>
            <w:tcBorders>
              <w:bottom w:val="single" w:sz="4" w:space="0" w:color="auto"/>
            </w:tcBorders>
          </w:tcPr>
          <w:p w14:paraId="57E3319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41F1FBB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B528C78" w14:textId="461884C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5.92</w:t>
            </w:r>
          </w:p>
        </w:tc>
        <w:tc>
          <w:tcPr>
            <w:tcW w:w="555" w:type="pct"/>
            <w:tcBorders>
              <w:top w:val="nil"/>
              <w:bottom w:val="single" w:sz="4" w:space="0" w:color="auto"/>
            </w:tcBorders>
            <w:noWrap/>
            <w:vAlign w:val="bottom"/>
          </w:tcPr>
          <w:p w14:paraId="28E3D480" w14:textId="35AA6C5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5.64</w:t>
            </w:r>
          </w:p>
        </w:tc>
        <w:tc>
          <w:tcPr>
            <w:tcW w:w="555" w:type="pct"/>
            <w:tcBorders>
              <w:top w:val="nil"/>
              <w:bottom w:val="single" w:sz="4" w:space="0" w:color="auto"/>
            </w:tcBorders>
            <w:noWrap/>
            <w:vAlign w:val="bottom"/>
          </w:tcPr>
          <w:p w14:paraId="475C048C" w14:textId="660BC36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5.73</w:t>
            </w:r>
          </w:p>
        </w:tc>
        <w:tc>
          <w:tcPr>
            <w:tcW w:w="555" w:type="pct"/>
            <w:tcBorders>
              <w:top w:val="nil"/>
              <w:bottom w:val="single" w:sz="4" w:space="0" w:color="auto"/>
            </w:tcBorders>
            <w:noWrap/>
            <w:vAlign w:val="bottom"/>
          </w:tcPr>
          <w:p w14:paraId="302744BA" w14:textId="6C538F1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tcBorders>
              <w:top w:val="nil"/>
              <w:bottom w:val="single" w:sz="4" w:space="0" w:color="auto"/>
            </w:tcBorders>
            <w:noWrap/>
            <w:vAlign w:val="bottom"/>
          </w:tcPr>
          <w:p w14:paraId="6D84738D" w14:textId="5CA6702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10.95</w:t>
            </w:r>
          </w:p>
        </w:tc>
        <w:tc>
          <w:tcPr>
            <w:tcW w:w="555" w:type="pct"/>
            <w:tcBorders>
              <w:top w:val="nil"/>
              <w:bottom w:val="single" w:sz="4" w:space="0" w:color="auto"/>
            </w:tcBorders>
            <w:noWrap/>
            <w:vAlign w:val="bottom"/>
          </w:tcPr>
          <w:p w14:paraId="0D51DC37" w14:textId="7829648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8.90</w:t>
            </w:r>
          </w:p>
        </w:tc>
      </w:tr>
      <w:tr w:rsidR="005676F8" w:rsidRPr="00256197" w14:paraId="08E16A8C" w14:textId="77777777" w:rsidTr="00DB11CB">
        <w:trPr>
          <w:trHeight w:val="288"/>
          <w:jc w:val="center"/>
        </w:trPr>
        <w:tc>
          <w:tcPr>
            <w:tcW w:w="707" w:type="pct"/>
            <w:vMerge w:val="restart"/>
            <w:tcBorders>
              <w:top w:val="single" w:sz="4" w:space="0" w:color="auto"/>
            </w:tcBorders>
          </w:tcPr>
          <w:p w14:paraId="173A174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2A9BDCA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386DC98A" w14:textId="670374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-3.53</w:t>
            </w:r>
          </w:p>
        </w:tc>
        <w:tc>
          <w:tcPr>
            <w:tcW w:w="555" w:type="pct"/>
            <w:tcBorders>
              <w:top w:val="single" w:sz="4" w:space="0" w:color="auto"/>
            </w:tcBorders>
            <w:noWrap/>
            <w:vAlign w:val="bottom"/>
          </w:tcPr>
          <w:p w14:paraId="66D9942A" w14:textId="0A860AB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c>
          <w:tcPr>
            <w:tcW w:w="555" w:type="pct"/>
            <w:tcBorders>
              <w:top w:val="single" w:sz="4" w:space="0" w:color="auto"/>
            </w:tcBorders>
            <w:noWrap/>
            <w:vAlign w:val="bottom"/>
          </w:tcPr>
          <w:p w14:paraId="4415F1B7" w14:textId="53565C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-1.42</w:t>
            </w:r>
          </w:p>
        </w:tc>
        <w:tc>
          <w:tcPr>
            <w:tcW w:w="555" w:type="pct"/>
            <w:tcBorders>
              <w:top w:val="single" w:sz="4" w:space="0" w:color="auto"/>
            </w:tcBorders>
            <w:noWrap/>
            <w:vAlign w:val="bottom"/>
          </w:tcPr>
          <w:p w14:paraId="18E6C6E2" w14:textId="3328BAE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-2.02</w:t>
            </w:r>
          </w:p>
        </w:tc>
        <w:tc>
          <w:tcPr>
            <w:tcW w:w="555" w:type="pct"/>
            <w:tcBorders>
              <w:top w:val="single" w:sz="4" w:space="0" w:color="auto"/>
            </w:tcBorders>
            <w:noWrap/>
            <w:vAlign w:val="bottom"/>
          </w:tcPr>
          <w:p w14:paraId="686897ED" w14:textId="3C960B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-1.27</w:t>
            </w:r>
          </w:p>
        </w:tc>
        <w:tc>
          <w:tcPr>
            <w:tcW w:w="555" w:type="pct"/>
            <w:tcBorders>
              <w:top w:val="single" w:sz="4" w:space="0" w:color="auto"/>
            </w:tcBorders>
            <w:noWrap/>
            <w:vAlign w:val="bottom"/>
          </w:tcPr>
          <w:p w14:paraId="0F995869" w14:textId="634ABF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-1.49</w:t>
            </w:r>
          </w:p>
        </w:tc>
      </w:tr>
      <w:tr w:rsidR="005676F8" w:rsidRPr="00256197" w14:paraId="0DD969EA" w14:textId="77777777" w:rsidTr="00DB11CB">
        <w:trPr>
          <w:trHeight w:val="288"/>
          <w:jc w:val="center"/>
        </w:trPr>
        <w:tc>
          <w:tcPr>
            <w:tcW w:w="707" w:type="pct"/>
            <w:vMerge/>
          </w:tcPr>
          <w:p w14:paraId="4AC12B64"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6FAA6D72" w14:textId="77777777" w:rsidR="005676F8" w:rsidRPr="00B03562" w:rsidRDefault="005676F8" w:rsidP="005676F8">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7835B19C" w14:textId="45A8CCF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c>
          <w:tcPr>
            <w:tcW w:w="555" w:type="pct"/>
            <w:noWrap/>
            <w:vAlign w:val="bottom"/>
          </w:tcPr>
          <w:p w14:paraId="3EEBAFF9" w14:textId="77CB9C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1.73</w:t>
            </w:r>
          </w:p>
        </w:tc>
        <w:tc>
          <w:tcPr>
            <w:tcW w:w="555" w:type="pct"/>
            <w:noWrap/>
            <w:vAlign w:val="bottom"/>
          </w:tcPr>
          <w:p w14:paraId="72CAB87F" w14:textId="594B87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2.60</w:t>
            </w:r>
          </w:p>
        </w:tc>
        <w:tc>
          <w:tcPr>
            <w:tcW w:w="555" w:type="pct"/>
            <w:noWrap/>
            <w:vAlign w:val="bottom"/>
          </w:tcPr>
          <w:p w14:paraId="6614E68E" w14:textId="41A635D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4ADDD0B1" w14:textId="206D50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3A9C00D9" w14:textId="1CB34A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r>
      <w:tr w:rsidR="005676F8" w:rsidRPr="00256197" w14:paraId="694660CD" w14:textId="77777777" w:rsidTr="00DB11CB">
        <w:trPr>
          <w:trHeight w:val="288"/>
          <w:jc w:val="center"/>
        </w:trPr>
        <w:tc>
          <w:tcPr>
            <w:tcW w:w="707" w:type="pct"/>
            <w:vMerge/>
          </w:tcPr>
          <w:p w14:paraId="68C0EAC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BFAE98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73DD735F" w14:textId="252DAAF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-7.83</w:t>
            </w:r>
          </w:p>
        </w:tc>
        <w:tc>
          <w:tcPr>
            <w:tcW w:w="555" w:type="pct"/>
            <w:noWrap/>
            <w:vAlign w:val="bottom"/>
          </w:tcPr>
          <w:p w14:paraId="119FFE79" w14:textId="6405C84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-4.69</w:t>
            </w:r>
          </w:p>
        </w:tc>
        <w:tc>
          <w:tcPr>
            <w:tcW w:w="555" w:type="pct"/>
            <w:noWrap/>
            <w:vAlign w:val="bottom"/>
          </w:tcPr>
          <w:p w14:paraId="41F21E48" w14:textId="4CE17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00807E16" w14:textId="00689F8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-6.16</w:t>
            </w:r>
          </w:p>
        </w:tc>
        <w:tc>
          <w:tcPr>
            <w:tcW w:w="555" w:type="pct"/>
            <w:noWrap/>
            <w:vAlign w:val="bottom"/>
          </w:tcPr>
          <w:p w14:paraId="5C71C1DF" w14:textId="48BD0C6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1327647A" w14:textId="1791D01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-7.20</w:t>
            </w:r>
          </w:p>
        </w:tc>
      </w:tr>
      <w:tr w:rsidR="005676F8" w:rsidRPr="00256197" w14:paraId="537EBB34" w14:textId="77777777" w:rsidTr="00DB11CB">
        <w:trPr>
          <w:trHeight w:val="288"/>
          <w:jc w:val="center"/>
        </w:trPr>
        <w:tc>
          <w:tcPr>
            <w:tcW w:w="707" w:type="pct"/>
            <w:vMerge/>
          </w:tcPr>
          <w:p w14:paraId="4BFC996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496B53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4B3489E" w14:textId="4FE9EB0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-5.53</w:t>
            </w:r>
          </w:p>
        </w:tc>
        <w:tc>
          <w:tcPr>
            <w:tcW w:w="555" w:type="pct"/>
            <w:noWrap/>
            <w:vAlign w:val="bottom"/>
          </w:tcPr>
          <w:p w14:paraId="3CF58102" w14:textId="5BEB885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162F8A1" w14:textId="75D9A4E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-5.13</w:t>
            </w:r>
          </w:p>
        </w:tc>
        <w:tc>
          <w:tcPr>
            <w:tcW w:w="555" w:type="pct"/>
            <w:noWrap/>
            <w:vAlign w:val="bottom"/>
          </w:tcPr>
          <w:p w14:paraId="3CE8F63B" w14:textId="39972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-5.19</w:t>
            </w:r>
          </w:p>
        </w:tc>
        <w:tc>
          <w:tcPr>
            <w:tcW w:w="555" w:type="pct"/>
            <w:noWrap/>
            <w:vAlign w:val="bottom"/>
          </w:tcPr>
          <w:p w14:paraId="503B02AF" w14:textId="7689708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-2.75</w:t>
            </w:r>
          </w:p>
        </w:tc>
        <w:tc>
          <w:tcPr>
            <w:tcW w:w="555" w:type="pct"/>
            <w:noWrap/>
            <w:vAlign w:val="bottom"/>
          </w:tcPr>
          <w:p w14:paraId="02E2D7D5" w14:textId="11AE31F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-3.20</w:t>
            </w:r>
          </w:p>
        </w:tc>
      </w:tr>
      <w:tr w:rsidR="005676F8" w:rsidRPr="00256197" w14:paraId="5E45BC6E" w14:textId="77777777" w:rsidTr="00DB11CB">
        <w:trPr>
          <w:trHeight w:val="288"/>
          <w:jc w:val="center"/>
        </w:trPr>
        <w:tc>
          <w:tcPr>
            <w:tcW w:w="707" w:type="pct"/>
            <w:vMerge/>
          </w:tcPr>
          <w:p w14:paraId="3FE095E8"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25E3B1D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B2B10D3" w14:textId="62BF01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-4.62</w:t>
            </w:r>
          </w:p>
        </w:tc>
        <w:tc>
          <w:tcPr>
            <w:tcW w:w="555" w:type="pct"/>
            <w:noWrap/>
            <w:vAlign w:val="bottom"/>
          </w:tcPr>
          <w:p w14:paraId="2E314891" w14:textId="54AA987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-2.03</w:t>
            </w:r>
          </w:p>
        </w:tc>
        <w:tc>
          <w:tcPr>
            <w:tcW w:w="555" w:type="pct"/>
            <w:noWrap/>
            <w:vAlign w:val="bottom"/>
          </w:tcPr>
          <w:p w14:paraId="33B9BB51" w14:textId="2FA81A2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-3.76</w:t>
            </w:r>
          </w:p>
        </w:tc>
        <w:tc>
          <w:tcPr>
            <w:tcW w:w="555" w:type="pct"/>
            <w:noWrap/>
            <w:vAlign w:val="bottom"/>
          </w:tcPr>
          <w:p w14:paraId="7753E7B1" w14:textId="5F00D7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-4.41</w:t>
            </w:r>
          </w:p>
        </w:tc>
        <w:tc>
          <w:tcPr>
            <w:tcW w:w="555" w:type="pct"/>
            <w:noWrap/>
            <w:vAlign w:val="bottom"/>
          </w:tcPr>
          <w:p w14:paraId="68EC6643" w14:textId="3E45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-2.28</w:t>
            </w:r>
          </w:p>
        </w:tc>
        <w:tc>
          <w:tcPr>
            <w:tcW w:w="555" w:type="pct"/>
            <w:noWrap/>
            <w:vAlign w:val="bottom"/>
          </w:tcPr>
          <w:p w14:paraId="501C0702" w14:textId="061E793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-2.52</w:t>
            </w:r>
          </w:p>
        </w:tc>
      </w:tr>
      <w:tr w:rsidR="005676F8" w:rsidRPr="00256197" w14:paraId="015A419E" w14:textId="77777777" w:rsidTr="00DB11CB">
        <w:trPr>
          <w:trHeight w:val="288"/>
          <w:jc w:val="center"/>
        </w:trPr>
        <w:tc>
          <w:tcPr>
            <w:tcW w:w="707" w:type="pct"/>
            <w:vMerge/>
          </w:tcPr>
          <w:p w14:paraId="345AA6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4B5FEDF"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4FF68D6" w14:textId="5A1DF40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-3.71</w:t>
            </w:r>
          </w:p>
        </w:tc>
        <w:tc>
          <w:tcPr>
            <w:tcW w:w="555" w:type="pct"/>
            <w:noWrap/>
            <w:vAlign w:val="bottom"/>
          </w:tcPr>
          <w:p w14:paraId="75659994" w14:textId="4A2856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-1.15</w:t>
            </w:r>
          </w:p>
        </w:tc>
        <w:tc>
          <w:tcPr>
            <w:tcW w:w="555" w:type="pct"/>
            <w:noWrap/>
            <w:vAlign w:val="bottom"/>
          </w:tcPr>
          <w:p w14:paraId="55C1B9AD" w14:textId="089922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03FD05E2" w14:textId="75C7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-1.87</w:t>
            </w:r>
          </w:p>
        </w:tc>
        <w:tc>
          <w:tcPr>
            <w:tcW w:w="555" w:type="pct"/>
            <w:noWrap/>
            <w:vAlign w:val="bottom"/>
          </w:tcPr>
          <w:p w14:paraId="1CD74F06" w14:textId="7C5878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-1.51</w:t>
            </w:r>
          </w:p>
        </w:tc>
        <w:tc>
          <w:tcPr>
            <w:tcW w:w="555" w:type="pct"/>
            <w:noWrap/>
            <w:vAlign w:val="bottom"/>
          </w:tcPr>
          <w:p w14:paraId="0AFF5B32" w14:textId="692194C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-1.82</w:t>
            </w:r>
          </w:p>
        </w:tc>
      </w:tr>
      <w:tr w:rsidR="005676F8" w:rsidRPr="00256197" w14:paraId="01A78ACB" w14:textId="77777777" w:rsidTr="00DB11CB">
        <w:trPr>
          <w:trHeight w:val="288"/>
          <w:jc w:val="center"/>
        </w:trPr>
        <w:tc>
          <w:tcPr>
            <w:tcW w:w="707" w:type="pct"/>
            <w:vMerge/>
          </w:tcPr>
          <w:p w14:paraId="7E94039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F59C23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17CBCFB" w14:textId="4855255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-2.32</w:t>
            </w:r>
          </w:p>
        </w:tc>
        <w:tc>
          <w:tcPr>
            <w:tcW w:w="555" w:type="pct"/>
            <w:noWrap/>
            <w:vAlign w:val="bottom"/>
          </w:tcPr>
          <w:p w14:paraId="296AAC79" w14:textId="0586DB1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7C6755C7" w14:textId="218FE2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2352A500" w14:textId="27F851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3490A9DF" w14:textId="7C6AEE3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-0.34</w:t>
            </w:r>
          </w:p>
        </w:tc>
        <w:tc>
          <w:tcPr>
            <w:tcW w:w="555" w:type="pct"/>
            <w:noWrap/>
            <w:vAlign w:val="bottom"/>
          </w:tcPr>
          <w:p w14:paraId="2CD1A4AF" w14:textId="2D40E7D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-0.54</w:t>
            </w:r>
          </w:p>
        </w:tc>
      </w:tr>
      <w:tr w:rsidR="005676F8" w:rsidRPr="00256197" w14:paraId="0A32FC16" w14:textId="77777777" w:rsidTr="00DB11CB">
        <w:trPr>
          <w:trHeight w:val="288"/>
          <w:jc w:val="center"/>
        </w:trPr>
        <w:tc>
          <w:tcPr>
            <w:tcW w:w="707" w:type="pct"/>
            <w:vMerge/>
          </w:tcPr>
          <w:p w14:paraId="138450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56143ED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61BCAEB7" w14:textId="2E0B816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tcBorders>
              <w:bottom w:val="nil"/>
            </w:tcBorders>
            <w:noWrap/>
            <w:vAlign w:val="bottom"/>
          </w:tcPr>
          <w:p w14:paraId="1E877F65" w14:textId="0A70BCF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1.92</w:t>
            </w:r>
          </w:p>
        </w:tc>
        <w:tc>
          <w:tcPr>
            <w:tcW w:w="555" w:type="pct"/>
            <w:tcBorders>
              <w:bottom w:val="nil"/>
            </w:tcBorders>
            <w:noWrap/>
            <w:vAlign w:val="bottom"/>
          </w:tcPr>
          <w:p w14:paraId="4F2F0228" w14:textId="220D1F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tcBorders>
              <w:bottom w:val="nil"/>
            </w:tcBorders>
            <w:noWrap/>
            <w:vAlign w:val="bottom"/>
          </w:tcPr>
          <w:p w14:paraId="5972A8C6" w14:textId="6C8122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1.18</w:t>
            </w:r>
          </w:p>
        </w:tc>
        <w:tc>
          <w:tcPr>
            <w:tcW w:w="555" w:type="pct"/>
            <w:tcBorders>
              <w:bottom w:val="nil"/>
            </w:tcBorders>
            <w:noWrap/>
            <w:vAlign w:val="bottom"/>
          </w:tcPr>
          <w:p w14:paraId="1EC19184" w14:textId="312192A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tcBorders>
              <w:bottom w:val="nil"/>
            </w:tcBorders>
            <w:noWrap/>
            <w:vAlign w:val="bottom"/>
          </w:tcPr>
          <w:p w14:paraId="02F849C7" w14:textId="7003EBB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r>
      <w:tr w:rsidR="005676F8" w:rsidRPr="00256197" w14:paraId="438B14B6" w14:textId="77777777" w:rsidTr="00DB11CB">
        <w:trPr>
          <w:trHeight w:val="288"/>
          <w:jc w:val="center"/>
        </w:trPr>
        <w:tc>
          <w:tcPr>
            <w:tcW w:w="707" w:type="pct"/>
            <w:vMerge/>
            <w:tcBorders>
              <w:bottom w:val="single" w:sz="4" w:space="0" w:color="auto"/>
            </w:tcBorders>
          </w:tcPr>
          <w:p w14:paraId="60FD92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AED76F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02FA0DFF" w14:textId="61764C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4.84</w:t>
            </w:r>
          </w:p>
        </w:tc>
        <w:tc>
          <w:tcPr>
            <w:tcW w:w="555" w:type="pct"/>
            <w:tcBorders>
              <w:top w:val="nil"/>
              <w:bottom w:val="single" w:sz="4" w:space="0" w:color="auto"/>
            </w:tcBorders>
            <w:noWrap/>
            <w:vAlign w:val="bottom"/>
          </w:tcPr>
          <w:p w14:paraId="4DF79387" w14:textId="126E45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5.05</w:t>
            </w:r>
          </w:p>
        </w:tc>
        <w:tc>
          <w:tcPr>
            <w:tcW w:w="555" w:type="pct"/>
            <w:tcBorders>
              <w:top w:val="nil"/>
              <w:bottom w:val="single" w:sz="4" w:space="0" w:color="auto"/>
            </w:tcBorders>
            <w:noWrap/>
            <w:vAlign w:val="bottom"/>
          </w:tcPr>
          <w:p w14:paraId="2DE37C1C" w14:textId="2B67232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4.79</w:t>
            </w:r>
          </w:p>
        </w:tc>
        <w:tc>
          <w:tcPr>
            <w:tcW w:w="555" w:type="pct"/>
            <w:tcBorders>
              <w:top w:val="nil"/>
              <w:bottom w:val="single" w:sz="4" w:space="0" w:color="auto"/>
            </w:tcBorders>
            <w:noWrap/>
            <w:vAlign w:val="bottom"/>
          </w:tcPr>
          <w:p w14:paraId="0B1D1564" w14:textId="2EBB5A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4.66</w:t>
            </w:r>
          </w:p>
        </w:tc>
        <w:tc>
          <w:tcPr>
            <w:tcW w:w="555" w:type="pct"/>
            <w:tcBorders>
              <w:top w:val="nil"/>
              <w:bottom w:val="single" w:sz="4" w:space="0" w:color="auto"/>
            </w:tcBorders>
            <w:noWrap/>
            <w:vAlign w:val="bottom"/>
          </w:tcPr>
          <w:p w14:paraId="75CA6149" w14:textId="648C564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8.50</w:t>
            </w:r>
          </w:p>
        </w:tc>
        <w:tc>
          <w:tcPr>
            <w:tcW w:w="555" w:type="pct"/>
            <w:tcBorders>
              <w:top w:val="nil"/>
              <w:bottom w:val="single" w:sz="4" w:space="0" w:color="auto"/>
            </w:tcBorders>
            <w:noWrap/>
            <w:vAlign w:val="bottom"/>
          </w:tcPr>
          <w:p w14:paraId="7003240E" w14:textId="76D6402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6.49</w:t>
            </w:r>
          </w:p>
        </w:tc>
      </w:tr>
      <w:tr w:rsidR="005676F8" w:rsidRPr="00256197" w14:paraId="32F3FF53" w14:textId="77777777" w:rsidTr="00DB11CB">
        <w:trPr>
          <w:trHeight w:val="288"/>
          <w:jc w:val="center"/>
        </w:trPr>
        <w:tc>
          <w:tcPr>
            <w:tcW w:w="707" w:type="pct"/>
            <w:vMerge w:val="restart"/>
            <w:tcBorders>
              <w:top w:val="single" w:sz="4" w:space="0" w:color="auto"/>
            </w:tcBorders>
          </w:tcPr>
          <w:p w14:paraId="49A66C0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08BF1B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3C4956D" w14:textId="1467DCA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07A56D4A" w14:textId="6F88CD6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tcBorders>
              <w:top w:val="single" w:sz="4" w:space="0" w:color="auto"/>
            </w:tcBorders>
            <w:noWrap/>
            <w:vAlign w:val="bottom"/>
          </w:tcPr>
          <w:p w14:paraId="705E5891" w14:textId="6E3CE75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0.31</w:t>
            </w:r>
          </w:p>
        </w:tc>
        <w:tc>
          <w:tcPr>
            <w:tcW w:w="555" w:type="pct"/>
            <w:tcBorders>
              <w:top w:val="single" w:sz="4" w:space="0" w:color="auto"/>
            </w:tcBorders>
            <w:noWrap/>
            <w:vAlign w:val="bottom"/>
          </w:tcPr>
          <w:p w14:paraId="6E78A4B7" w14:textId="31840FC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tcBorders>
              <w:top w:val="single" w:sz="4" w:space="0" w:color="auto"/>
            </w:tcBorders>
            <w:noWrap/>
            <w:vAlign w:val="bottom"/>
          </w:tcPr>
          <w:p w14:paraId="2553EC01" w14:textId="270678D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r w:rsidR="00FA7FCD">
              <w:rPr>
                <w:rFonts w:cs="Times New Roman"/>
                <w:color w:val="000000"/>
                <w:sz w:val="20"/>
                <w:szCs w:val="20"/>
              </w:rPr>
              <w:t xml:space="preserve"> </w:t>
            </w:r>
          </w:p>
        </w:tc>
        <w:tc>
          <w:tcPr>
            <w:tcW w:w="555" w:type="pct"/>
            <w:tcBorders>
              <w:top w:val="single" w:sz="4" w:space="0" w:color="auto"/>
            </w:tcBorders>
            <w:noWrap/>
            <w:vAlign w:val="bottom"/>
          </w:tcPr>
          <w:p w14:paraId="1F91AF04" w14:textId="66A55EE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r>
      <w:tr w:rsidR="005676F8" w:rsidRPr="00256197" w14:paraId="2D2FA607" w14:textId="77777777" w:rsidTr="00DB11CB">
        <w:trPr>
          <w:trHeight w:val="288"/>
          <w:jc w:val="center"/>
        </w:trPr>
        <w:tc>
          <w:tcPr>
            <w:tcW w:w="707" w:type="pct"/>
            <w:vMerge/>
          </w:tcPr>
          <w:p w14:paraId="5596E8F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97364EE" w14:textId="268BF526"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AF3D034" w14:textId="7136EE8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0.11</w:t>
            </w:r>
          </w:p>
        </w:tc>
        <w:tc>
          <w:tcPr>
            <w:tcW w:w="555" w:type="pct"/>
            <w:noWrap/>
            <w:vAlign w:val="bottom"/>
          </w:tcPr>
          <w:p w14:paraId="7687619C" w14:textId="6369A1B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42B88E4A" w14:textId="666E8A5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D378706" w14:textId="39BD9AF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1643B85D" w14:textId="39EF0F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0.59</w:t>
            </w:r>
          </w:p>
        </w:tc>
        <w:tc>
          <w:tcPr>
            <w:tcW w:w="555" w:type="pct"/>
            <w:noWrap/>
            <w:vAlign w:val="bottom"/>
          </w:tcPr>
          <w:p w14:paraId="3F0490B1" w14:textId="234036C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0.53</w:t>
            </w:r>
          </w:p>
        </w:tc>
      </w:tr>
      <w:tr w:rsidR="005676F8" w:rsidRPr="00256197" w14:paraId="1F0624FB" w14:textId="77777777" w:rsidTr="00DB11CB">
        <w:trPr>
          <w:trHeight w:val="288"/>
          <w:jc w:val="center"/>
        </w:trPr>
        <w:tc>
          <w:tcPr>
            <w:tcW w:w="707" w:type="pct"/>
            <w:vMerge/>
          </w:tcPr>
          <w:p w14:paraId="1801183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D0A95E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1A2580EF" w14:textId="718136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0.87</w:t>
            </w:r>
          </w:p>
        </w:tc>
        <w:tc>
          <w:tcPr>
            <w:tcW w:w="555" w:type="pct"/>
            <w:noWrap/>
            <w:vAlign w:val="bottom"/>
          </w:tcPr>
          <w:p w14:paraId="2BD0055A" w14:textId="051C27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666A0DD5" w14:textId="242155A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0DA190CE" w14:textId="2DDF54A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0.60</w:t>
            </w:r>
          </w:p>
        </w:tc>
        <w:tc>
          <w:tcPr>
            <w:tcW w:w="555" w:type="pct"/>
            <w:noWrap/>
            <w:vAlign w:val="bottom"/>
          </w:tcPr>
          <w:p w14:paraId="0A3CDBF2" w14:textId="6BBEC5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5BCE93BA" w14:textId="10B772D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0.29</w:t>
            </w:r>
          </w:p>
        </w:tc>
      </w:tr>
      <w:tr w:rsidR="005676F8" w:rsidRPr="00256197" w14:paraId="16FD38F3" w14:textId="77777777" w:rsidTr="00DB11CB">
        <w:trPr>
          <w:trHeight w:val="288"/>
          <w:jc w:val="center"/>
        </w:trPr>
        <w:tc>
          <w:tcPr>
            <w:tcW w:w="707" w:type="pct"/>
            <w:vMerge/>
          </w:tcPr>
          <w:p w14:paraId="49C585E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AFBFA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26580206" w14:textId="68BC5C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17411.00</w:t>
            </w:r>
          </w:p>
        </w:tc>
        <w:tc>
          <w:tcPr>
            <w:tcW w:w="555" w:type="pct"/>
            <w:noWrap/>
            <w:vAlign w:val="bottom"/>
          </w:tcPr>
          <w:p w14:paraId="195254EF" w14:textId="1D3634A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17412.00</w:t>
            </w:r>
          </w:p>
        </w:tc>
        <w:tc>
          <w:tcPr>
            <w:tcW w:w="555" w:type="pct"/>
            <w:noWrap/>
            <w:vAlign w:val="bottom"/>
          </w:tcPr>
          <w:p w14:paraId="06910382" w14:textId="438FD3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17420.00</w:t>
            </w:r>
          </w:p>
        </w:tc>
        <w:tc>
          <w:tcPr>
            <w:tcW w:w="555" w:type="pct"/>
            <w:noWrap/>
            <w:vAlign w:val="bottom"/>
          </w:tcPr>
          <w:p w14:paraId="04404BED" w14:textId="7FA9E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31AD7154" w14:textId="3509B1C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65E18020" w14:textId="4FF6DF0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r>
    </w:tbl>
    <w:p w14:paraId="6A2A5764" w14:textId="4142DB1C" w:rsidR="000C3D6A" w:rsidRPr="00B03562" w:rsidRDefault="00274F3C" w:rsidP="00C7422E">
      <w:pPr>
        <w:jc w:val="both"/>
        <w:rPr>
          <w:rFonts w:cs="Times New Roman"/>
        </w:rPr>
      </w:pPr>
      <w:r w:rsidRPr="00B03562">
        <w:rPr>
          <w:rFonts w:cs="Times New Roman"/>
        </w:rPr>
        <w:t xml:space="preserve">Note: The number of cells </w:t>
      </w:r>
      <w:r w:rsidR="009F7E7D" w:rsidRPr="00B03562">
        <w:rPr>
          <w:rFonts w:cs="Times New Roman"/>
        </w:rPr>
        <w:t xml:space="preserve">are lower for S0-S1, S2-S1 and S3-S1 due to missing information in some of the </w:t>
      </w:r>
      <w:r w:rsidR="007070FF">
        <w:rPr>
          <w:rFonts w:cs="Times New Roman"/>
        </w:rPr>
        <w:t>grid cells</w:t>
      </w:r>
      <w:r w:rsidR="009F7E7D" w:rsidRPr="00B03562">
        <w:rPr>
          <w:rFonts w:cs="Times New Roman"/>
        </w:rPr>
        <w:t xml:space="preserve">. </w:t>
      </w:r>
    </w:p>
    <w:p w14:paraId="56D64073" w14:textId="5FF337D0" w:rsidR="000F5A64" w:rsidRPr="00B03562" w:rsidRDefault="00127A64" w:rsidP="00127A64">
      <w:pPr>
        <w:rPr>
          <w:rFonts w:cs="Times New Roman"/>
        </w:rPr>
      </w:pPr>
      <w:r w:rsidRPr="00B03562">
        <w:rPr>
          <w:rFonts w:cs="Times New Roman"/>
        </w:rPr>
        <w:t xml:space="preserve">Figure </w:t>
      </w:r>
      <w:r w:rsidR="003F509D" w:rsidRPr="00B03562">
        <w:rPr>
          <w:rFonts w:cs="Times New Roman"/>
        </w:rPr>
        <w:t>2</w:t>
      </w:r>
      <w:r w:rsidRPr="00B03562">
        <w:rPr>
          <w:rFonts w:cs="Times New Roman"/>
        </w:rPr>
        <w:t xml:space="preserve"> shows </w:t>
      </w:r>
      <w:r w:rsidR="00653324">
        <w:rPr>
          <w:rFonts w:cs="Times New Roman"/>
        </w:rPr>
        <w:t>for which</w:t>
      </w:r>
      <w:r w:rsidRPr="00B03562">
        <w:rPr>
          <w:rFonts w:cs="Times New Roman"/>
        </w:rPr>
        <w:t xml:space="preserve"> </w:t>
      </w:r>
      <w:r w:rsidR="00F22B82">
        <w:rPr>
          <w:rFonts w:cs="Times New Roman"/>
        </w:rPr>
        <w:t>grid cells</w:t>
      </w:r>
      <w:r w:rsidRPr="00B03562">
        <w:rPr>
          <w:rFonts w:cs="Times New Roman"/>
        </w:rPr>
        <w:t xml:space="preserve"> the proposed planting strategy is clearly better, clearly worse</w:t>
      </w:r>
      <w:r w:rsidR="00653324">
        <w:rPr>
          <w:rFonts w:cs="Times New Roman"/>
        </w:rPr>
        <w:t xml:space="preserve">, or neither better </w:t>
      </w:r>
      <w:proofErr w:type="gramStart"/>
      <w:r w:rsidR="00653324">
        <w:rPr>
          <w:rFonts w:cs="Times New Roman"/>
        </w:rPr>
        <w:t>or</w:t>
      </w:r>
      <w:proofErr w:type="gramEnd"/>
      <w:r w:rsidR="00653324">
        <w:rPr>
          <w:rFonts w:cs="Times New Roman"/>
        </w:rPr>
        <w:t xml:space="preserve"> worse</w:t>
      </w:r>
      <w:r w:rsidRPr="00B03562">
        <w:rPr>
          <w:rFonts w:cs="Times New Roman"/>
        </w:rPr>
        <w:t xml:space="preserve"> than the </w:t>
      </w:r>
      <w:r w:rsidR="00F22B82">
        <w:rPr>
          <w:rFonts w:cs="Times New Roman"/>
        </w:rPr>
        <w:t>state recommended planting dates</w:t>
      </w:r>
      <w:r w:rsidRPr="00B03562">
        <w:rPr>
          <w:rFonts w:cs="Times New Roman"/>
        </w:rPr>
        <w:t xml:space="preserve"> with long duration </w:t>
      </w:r>
      <w:r w:rsidR="00653324">
        <w:rPr>
          <w:rFonts w:cs="Times New Roman"/>
        </w:rPr>
        <w:t>varieties</w:t>
      </w:r>
      <w:ins w:id="182" w:author="MKONDIWA, Maxwell (CIMMYT-India)" w:date="2024-05-13T22:54:00Z" w16du:dateUtc="2024-05-13T17:24:00Z">
        <w:r w:rsidR="003C2C1F">
          <w:rPr>
            <w:rFonts w:cs="Times New Roman"/>
          </w:rPr>
          <w:t xml:space="preserve"> (</w:t>
        </w:r>
        <w:r w:rsidR="00C84538">
          <w:rPr>
            <w:rFonts w:cs="Times New Roman"/>
          </w:rPr>
          <w:t>S1</w:t>
        </w:r>
        <w:r w:rsidR="003C2C1F">
          <w:rPr>
            <w:rFonts w:cs="Times New Roman"/>
          </w:rPr>
          <w:t>)</w:t>
        </w:r>
      </w:ins>
      <w:r w:rsidRPr="00B03562">
        <w:rPr>
          <w:rFonts w:cs="Times New Roman"/>
        </w:rPr>
        <w:t>. Among these, planting</w:t>
      </w:r>
      <w:r w:rsidR="00AD0E38">
        <w:rPr>
          <w:rFonts w:cs="Times New Roman"/>
        </w:rPr>
        <w:t xml:space="preserve"> a long duration variety</w:t>
      </w:r>
      <w:r w:rsidRPr="00B03562">
        <w:rPr>
          <w:rFonts w:cs="Times New Roman"/>
        </w:rPr>
        <w:t xml:space="preserve"> with monsoon onset</w:t>
      </w:r>
      <w:ins w:id="183" w:author="MKONDIWA, Maxwell (CIMMYT-India)" w:date="2024-05-13T22:55:00Z" w16du:dateUtc="2024-05-13T17:25:00Z">
        <w:r w:rsidR="00D45E43">
          <w:rPr>
            <w:rFonts w:cs="Times New Roman"/>
          </w:rPr>
          <w:t xml:space="preserve"> (S3)</w:t>
        </w:r>
      </w:ins>
      <w:r w:rsidRPr="00B03562">
        <w:rPr>
          <w:rFonts w:cs="Times New Roman"/>
        </w:rPr>
        <w:t xml:space="preserve"> seems to provide much advantage </w:t>
      </w:r>
      <w:r w:rsidR="0027260E" w:rsidRPr="00B03562">
        <w:rPr>
          <w:rFonts w:cs="Times New Roman"/>
        </w:rPr>
        <w:t>in the eastern part of IGP</w:t>
      </w:r>
      <w:r w:rsidRPr="00B03562">
        <w:rPr>
          <w:rFonts w:cs="Times New Roman"/>
        </w:rPr>
        <w:t xml:space="preserve">. </w:t>
      </w:r>
      <w:r w:rsidR="0027260E" w:rsidRPr="00B03562">
        <w:rPr>
          <w:rFonts w:cs="Times New Roman"/>
        </w:rPr>
        <w:t xml:space="preserve">The western part </w:t>
      </w:r>
      <w:r w:rsidR="0026172C" w:rsidRPr="00B03562">
        <w:rPr>
          <w:rFonts w:cs="Times New Roman"/>
        </w:rPr>
        <w:t>seems to benefit more from the fixed date recommendation with long duration variet</w:t>
      </w:r>
      <w:r w:rsidR="00AD0E38">
        <w:rPr>
          <w:rFonts w:cs="Times New Roman"/>
        </w:rPr>
        <w:t>ies</w:t>
      </w:r>
      <w:ins w:id="184" w:author="MKONDIWA, Maxwell (CIMMYT-India)" w:date="2024-05-13T22:55:00Z" w16du:dateUtc="2024-05-13T17:25:00Z">
        <w:r w:rsidR="00BC0B6A">
          <w:rPr>
            <w:rFonts w:cs="Times New Roman"/>
          </w:rPr>
          <w:t xml:space="preserve"> (</w:t>
        </w:r>
      </w:ins>
      <w:ins w:id="185" w:author="MKONDIWA, Maxwell (CIMMYT-India)" w:date="2024-05-13T22:56:00Z" w16du:dateUtc="2024-05-13T17:26:00Z">
        <w:r w:rsidR="00BC0B6A">
          <w:rPr>
            <w:rFonts w:cs="Times New Roman"/>
          </w:rPr>
          <w:t>S1</w:t>
        </w:r>
      </w:ins>
      <w:ins w:id="186" w:author="MKONDIWA, Maxwell (CIMMYT-India)" w:date="2024-05-13T22:55:00Z" w16du:dateUtc="2024-05-13T17:25:00Z">
        <w:r w:rsidR="00BC0B6A">
          <w:rPr>
            <w:rFonts w:cs="Times New Roman"/>
          </w:rPr>
          <w:t>)</w:t>
        </w:r>
      </w:ins>
      <w:r w:rsidRPr="00B03562">
        <w:rPr>
          <w:rFonts w:cs="Times New Roman"/>
        </w:rPr>
        <w:t xml:space="preserve">. </w:t>
      </w:r>
      <w:r w:rsidR="00F22B82">
        <w:rPr>
          <w:rFonts w:cs="Times New Roman"/>
        </w:rPr>
        <w:t>The yield trends have been discussed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F22B82">
        <w:rPr>
          <w:rFonts w:cs="Times New Roman"/>
        </w:rPr>
        <w:t xml:space="preserve">, </w:t>
      </w:r>
      <w:r w:rsidR="00D82546">
        <w:rPr>
          <w:rFonts w:cs="Times New Roman"/>
        </w:rPr>
        <w:t>pointing</w:t>
      </w:r>
      <w:r w:rsidR="00F22B82">
        <w:rPr>
          <w:rFonts w:cs="Times New Roman"/>
        </w:rPr>
        <w:t xml:space="preserve"> out the Middle IGP is a transition zone. </w:t>
      </w:r>
      <w:ins w:id="187" w:author="MKONDIWA, Maxwell (CIMMYT-India)" w:date="2024-05-13T21:48:00Z" w16du:dateUtc="2024-05-13T16:18:00Z">
        <w:r w:rsidR="00A74170">
          <w:rPr>
            <w:rFonts w:cs="Times New Roman"/>
          </w:rPr>
          <w:t xml:space="preserve">The </w:t>
        </w:r>
      </w:ins>
      <w:del w:id="188" w:author="MKONDIWA, Maxwell (CIMMYT-India)" w:date="2024-05-13T21:48:00Z" w16du:dateUtc="2024-05-13T16:18:00Z">
        <w:r w:rsidR="00F22B82" w:rsidDel="00A74170">
          <w:rPr>
            <w:rFonts w:cs="Times New Roman"/>
          </w:rPr>
          <w:delText xml:space="preserve">Our </w:delText>
        </w:r>
      </w:del>
      <w:r w:rsidR="005360C3">
        <w:rPr>
          <w:rFonts w:cs="Times New Roman"/>
        </w:rPr>
        <w:t>risk-based</w:t>
      </w:r>
      <w:r w:rsidR="00F22B82">
        <w:rPr>
          <w:rFonts w:cs="Times New Roman"/>
        </w:rPr>
        <w:t xml:space="preserve"> approach </w:t>
      </w:r>
      <w:r w:rsidR="00D82546">
        <w:rPr>
          <w:rFonts w:cs="Times New Roman"/>
        </w:rPr>
        <w:t xml:space="preserve">corroborates these findings and </w:t>
      </w:r>
      <w:r w:rsidR="00F22B82">
        <w:rPr>
          <w:rFonts w:cs="Times New Roman"/>
        </w:rPr>
        <w:t>provides additional insight into the</w:t>
      </w:r>
      <w:r w:rsidR="00D82546">
        <w:rPr>
          <w:rFonts w:cs="Times New Roman"/>
        </w:rPr>
        <w:t xml:space="preserve"> transition</w:t>
      </w:r>
      <w:r w:rsidR="00F22B82">
        <w:rPr>
          <w:rFonts w:cs="Times New Roman"/>
        </w:rPr>
        <w:t xml:space="preserve"> areas </w:t>
      </w:r>
      <w:r w:rsidR="00D82546">
        <w:rPr>
          <w:rFonts w:cs="Times New Roman"/>
        </w:rPr>
        <w:t xml:space="preserve">where </w:t>
      </w:r>
      <w:r w:rsidR="00AD0E38">
        <w:rPr>
          <w:rFonts w:cs="Times New Roman"/>
        </w:rPr>
        <w:t>we can</w:t>
      </w:r>
      <w:r w:rsidR="00F22B82">
        <w:rPr>
          <w:rFonts w:cs="Times New Roman"/>
        </w:rPr>
        <w:t xml:space="preserve"> clearly demarcate whe</w:t>
      </w:r>
      <w:r w:rsidR="00AD0E38">
        <w:rPr>
          <w:rFonts w:cs="Times New Roman"/>
        </w:rPr>
        <w:t>n</w:t>
      </w:r>
      <w:r w:rsidR="00F22B82">
        <w:rPr>
          <w:rFonts w:cs="Times New Roman"/>
        </w:rPr>
        <w:t xml:space="preserve"> one strategy supersedes </w:t>
      </w:r>
      <w:r w:rsidR="00AD0E38">
        <w:rPr>
          <w:rFonts w:cs="Times New Roman"/>
        </w:rPr>
        <w:t>the baseline</w:t>
      </w:r>
      <w:r w:rsidR="00F22B82">
        <w:rPr>
          <w:rFonts w:cs="Times New Roman"/>
        </w:rPr>
        <w:t>, and where several strategies provide comparable benefits</w:t>
      </w:r>
      <w:r w:rsidR="00D82546">
        <w:rPr>
          <w:rFonts w:cs="Times New Roman"/>
        </w:rPr>
        <w:t xml:space="preserve"> (</w:t>
      </w:r>
      <w:r w:rsidR="00F22B82">
        <w:rPr>
          <w:rFonts w:cs="Times New Roman"/>
        </w:rPr>
        <w:t>e.g.</w:t>
      </w:r>
      <w:r w:rsidR="00D82546">
        <w:rPr>
          <w:rFonts w:cs="Times New Roman"/>
        </w:rPr>
        <w:t xml:space="preserve"> see </w:t>
      </w:r>
      <w:r w:rsidR="00F22B82">
        <w:rPr>
          <w:rFonts w:cs="Times New Roman"/>
        </w:rPr>
        <w:t>Figure 2c</w:t>
      </w:r>
      <w:r w:rsidR="00D82546">
        <w:rPr>
          <w:rFonts w:cs="Times New Roman"/>
        </w:rPr>
        <w:t>)</w:t>
      </w:r>
      <w:r w:rsidR="00F22B82">
        <w:rPr>
          <w:rFonts w:cs="Times New Roman"/>
        </w:rPr>
        <w:t>.</w:t>
      </w:r>
    </w:p>
    <w:p w14:paraId="2543A03F" w14:textId="6B5DDD67" w:rsidR="000F5A64" w:rsidRPr="00B03562" w:rsidRDefault="009A0F62" w:rsidP="00127A64">
      <w:pPr>
        <w:rPr>
          <w:rFonts w:cs="Times New Roman"/>
        </w:rPr>
      </w:pPr>
      <w:r>
        <w:rPr>
          <w:rFonts w:cs="Times New Roman"/>
          <w:noProof/>
        </w:rPr>
        <w:lastRenderedPageBreak/>
        <w:drawing>
          <wp:inline distT="0" distB="0" distL="0" distR="0" wp14:anchorId="6A771958" wp14:editId="5F753C05">
            <wp:extent cx="5050971" cy="7301755"/>
            <wp:effectExtent l="0" t="0" r="0" b="0"/>
            <wp:docPr id="1069171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6246" cy="7323837"/>
                    </a:xfrm>
                    <a:prstGeom prst="rect">
                      <a:avLst/>
                    </a:prstGeom>
                    <a:noFill/>
                  </pic:spPr>
                </pic:pic>
              </a:graphicData>
            </a:graphic>
          </wp:inline>
        </w:drawing>
      </w:r>
    </w:p>
    <w:p w14:paraId="521E3C98" w14:textId="6102DA7D" w:rsidR="002B1177" w:rsidRPr="00B03562" w:rsidRDefault="002B1177" w:rsidP="002B1177">
      <w:pPr>
        <w:rPr>
          <w:rFonts w:cs="Times New Roman"/>
        </w:rPr>
      </w:pPr>
      <w:r w:rsidRPr="00B03562">
        <w:rPr>
          <w:rFonts w:cs="Times New Roman"/>
        </w:rPr>
        <w:t xml:space="preserve">Figure 2: Willingness to pay </w:t>
      </w:r>
      <w:r w:rsidRPr="00D5110A">
        <w:rPr>
          <w:rFonts w:cs="Times New Roman"/>
        </w:rPr>
        <w:t>(rice yield t</w:t>
      </w:r>
      <w:r w:rsidR="00C662D2" w:rsidRPr="00D5110A">
        <w:rPr>
          <w:rFonts w:cs="Times New Roman"/>
        </w:rPr>
        <w:t>on</w:t>
      </w:r>
      <w:r w:rsidRPr="00D5110A">
        <w:rPr>
          <w:rFonts w:cs="Times New Roman"/>
        </w:rPr>
        <w:t xml:space="preserve">/ha) </w:t>
      </w:r>
      <w:r w:rsidRPr="00B03562">
        <w:rPr>
          <w:rFonts w:cs="Times New Roman"/>
        </w:rPr>
        <w:t>for the strategy against a fixed long duration variety reference strategy</w:t>
      </w:r>
      <w:r w:rsidR="00E72D3E">
        <w:rPr>
          <w:rFonts w:cs="Times New Roman"/>
        </w:rPr>
        <w:t xml:space="preserve"> (S1)</w:t>
      </w:r>
      <w:r w:rsidRPr="00B03562">
        <w:rPr>
          <w:rFonts w:cs="Times New Roman"/>
        </w:rPr>
        <w:t xml:space="preserve"> using second order stochastic dominance</w:t>
      </w:r>
      <w:r w:rsidR="003C093D">
        <w:rPr>
          <w:rFonts w:cs="Times New Roman"/>
        </w:rPr>
        <w:t xml:space="preserve">. </w:t>
      </w:r>
      <w:r w:rsidR="003C093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p>
    <w:p w14:paraId="2AE35E23" w14:textId="77777777" w:rsidR="002B1177" w:rsidRPr="00B03562" w:rsidRDefault="002B1177" w:rsidP="00127A64">
      <w:pPr>
        <w:rPr>
          <w:rFonts w:cs="Times New Roman"/>
        </w:rPr>
      </w:pPr>
    </w:p>
    <w:p w14:paraId="62E7CC68" w14:textId="0B0C20FA" w:rsidR="00E16A06" w:rsidRPr="00256197" w:rsidRDefault="00E16A06">
      <w:pPr>
        <w:spacing w:line="259" w:lineRule="auto"/>
        <w:rPr>
          <w:rFonts w:eastAsiaTheme="majorEastAsia" w:cs="Times New Roman"/>
          <w:b/>
          <w:bCs/>
          <w:i/>
          <w:szCs w:val="24"/>
          <w:highlight w:val="yellow"/>
        </w:rPr>
      </w:pPr>
    </w:p>
    <w:p w14:paraId="41B6168B" w14:textId="4914F8B5" w:rsidR="00014687" w:rsidRPr="00256197" w:rsidRDefault="00384D4A" w:rsidP="00E73219">
      <w:pPr>
        <w:pStyle w:val="Heading3"/>
      </w:pPr>
      <w:r w:rsidRPr="00256197">
        <w:t xml:space="preserve">3.1.2. </w:t>
      </w:r>
      <w:r w:rsidR="00127A64" w:rsidRPr="00256197">
        <w:t>Wheat</w:t>
      </w:r>
      <w:r w:rsidR="00334015">
        <w:t xml:space="preserve"> yields and their risk</w:t>
      </w:r>
      <w:r w:rsidR="009D2DA9">
        <w:t>i</w:t>
      </w:r>
      <w:r w:rsidR="00334015">
        <w:t>ness</w:t>
      </w:r>
    </w:p>
    <w:p w14:paraId="3716BFAC" w14:textId="60F367DB" w:rsidR="003D4B1B" w:rsidRPr="00256197" w:rsidRDefault="00D82546" w:rsidP="00E07BB5">
      <w:pPr>
        <w:jc w:val="both"/>
        <w:rPr>
          <w:rFonts w:cs="Times New Roman"/>
        </w:rPr>
      </w:pPr>
      <w:r>
        <w:rPr>
          <w:rFonts w:cs="Times New Roman"/>
        </w:rPr>
        <w:t xml:space="preserve">Like in rice, </w:t>
      </w:r>
      <w:ins w:id="189" w:author="MKONDIWA, Maxwell (CIMMYT-India)" w:date="2024-05-13T21:48:00Z" w16du:dateUtc="2024-05-13T16:18:00Z">
        <w:r w:rsidR="00A74170">
          <w:rPr>
            <w:rFonts w:cs="Times New Roman"/>
          </w:rPr>
          <w:t xml:space="preserve">the </w:t>
        </w:r>
      </w:ins>
      <w:del w:id="190" w:author="MKONDIWA, Maxwell (CIMMYT-India)" w:date="2024-05-13T21:48:00Z" w16du:dateUtc="2024-05-13T16:18:00Z">
        <w:r w:rsidDel="00A74170">
          <w:rPr>
            <w:rFonts w:cs="Times New Roman"/>
          </w:rPr>
          <w:delText xml:space="preserve">our </w:delText>
        </w:r>
      </w:del>
      <w:r>
        <w:rPr>
          <w:rFonts w:cs="Times New Roman"/>
        </w:rPr>
        <w:t xml:space="preserve">results for wheat show how rice planting strategies affect the wheat crops – which is grown directly after rice harvest and its planting date thus strongly dependent on the rice planting date.  </w:t>
      </w:r>
      <w:r w:rsidR="003D4B1B" w:rsidRPr="00256197">
        <w:rPr>
          <w:rFonts w:cs="Times New Roman"/>
        </w:rPr>
        <w:t xml:space="preserve">Table </w:t>
      </w:r>
      <w:r w:rsidR="00CF209B" w:rsidRPr="00256197">
        <w:rPr>
          <w:rFonts w:cs="Times New Roman"/>
        </w:rPr>
        <w:t>4</w:t>
      </w:r>
      <w:r w:rsidR="003D4B1B" w:rsidRPr="00256197">
        <w:rPr>
          <w:rFonts w:cs="Times New Roman"/>
        </w:rPr>
        <w:t xml:space="preserve"> shows descriptive statistics of the willingness to </w:t>
      </w:r>
      <w:r>
        <w:rPr>
          <w:rFonts w:cs="Times New Roman"/>
        </w:rPr>
        <w:t xml:space="preserve">pay </w:t>
      </w:r>
      <w:r w:rsidR="003D4B1B" w:rsidRPr="00256197">
        <w:rPr>
          <w:rFonts w:cs="Times New Roman"/>
        </w:rPr>
        <w:t>bounds in wheat yield equivalent (t</w:t>
      </w:r>
      <w:r w:rsidR="00C662D2">
        <w:rPr>
          <w:rFonts w:cs="Times New Roman"/>
        </w:rPr>
        <w:t>on</w:t>
      </w:r>
      <w:r w:rsidR="003D4B1B" w:rsidRPr="00256197">
        <w:rPr>
          <w:rFonts w:cs="Times New Roman"/>
        </w:rPr>
        <w:t>/ha)</w:t>
      </w:r>
      <w:r w:rsidR="00BF419D" w:rsidRPr="00256197">
        <w:rPr>
          <w:rFonts w:cs="Times New Roman"/>
        </w:rPr>
        <w:t xml:space="preserve"> for the scenarios in comparison to fixed date recommendation with long duration rice variety rice planting strategy</w:t>
      </w:r>
      <w:r w:rsidR="005A54B0" w:rsidRPr="00256197">
        <w:rPr>
          <w:rFonts w:cs="Times New Roman"/>
        </w:rPr>
        <w:t xml:space="preserve"> </w:t>
      </w:r>
      <w:ins w:id="191" w:author="MKONDIWA, Maxwell (CIMMYT-India)" w:date="2024-05-13T22:57:00Z" w16du:dateUtc="2024-05-13T17:27:00Z">
        <w:r w:rsidR="00F405CD">
          <w:rPr>
            <w:rFonts w:cs="Times New Roman"/>
          </w:rPr>
          <w:t xml:space="preserve">(S1) </w:t>
        </w:r>
      </w:ins>
      <w:r w:rsidR="005A54B0" w:rsidRPr="00256197">
        <w:rPr>
          <w:rFonts w:cs="Times New Roman"/>
        </w:rPr>
        <w:t>(here after called fixed long strategy)</w:t>
      </w:r>
      <w:r w:rsidR="00BF419D" w:rsidRPr="00256197">
        <w:rPr>
          <w:rFonts w:cs="Times New Roman"/>
        </w:rPr>
        <w:t xml:space="preserve">. </w:t>
      </w:r>
      <w:r w:rsidR="005A54B0" w:rsidRPr="00256197">
        <w:rPr>
          <w:rFonts w:cs="Times New Roman"/>
        </w:rPr>
        <w:t>C</w:t>
      </w:r>
      <w:r w:rsidR="00FF6B01" w:rsidRPr="00256197">
        <w:rPr>
          <w:rFonts w:cs="Times New Roman"/>
        </w:rPr>
        <w:t>olumn (S0-S1) shows the comparison between farmer practice</w:t>
      </w:r>
      <w:ins w:id="192" w:author="MKONDIWA, Maxwell (CIMMYT-India)" w:date="2024-05-13T22:57:00Z" w16du:dateUtc="2024-05-13T17:27:00Z">
        <w:r w:rsidR="000A7D8C">
          <w:rPr>
            <w:rFonts w:cs="Times New Roman"/>
          </w:rPr>
          <w:t xml:space="preserve"> (S0)</w:t>
        </w:r>
      </w:ins>
      <w:r w:rsidR="00FF6B01" w:rsidRPr="00256197">
        <w:rPr>
          <w:rFonts w:cs="Times New Roman"/>
        </w:rPr>
        <w:t xml:space="preserve"> and fixed long </w:t>
      </w:r>
      <w:r w:rsidR="005A54B0" w:rsidRPr="00256197">
        <w:rPr>
          <w:rFonts w:cs="Times New Roman"/>
        </w:rPr>
        <w:t>strategy</w:t>
      </w:r>
      <w:ins w:id="193" w:author="MKONDIWA, Maxwell (CIMMYT-India)" w:date="2024-05-13T23:00:00Z" w16du:dateUtc="2024-05-13T17:30:00Z">
        <w:r w:rsidR="00DE3A4A">
          <w:rPr>
            <w:rFonts w:cs="Times New Roman"/>
          </w:rPr>
          <w:t xml:space="preserve"> </w:t>
        </w:r>
      </w:ins>
      <w:ins w:id="194" w:author="MKONDIWA, Maxwell (CIMMYT-India)" w:date="2024-05-13T22:57:00Z" w16du:dateUtc="2024-05-13T17:27:00Z">
        <w:r w:rsidR="000A7D8C">
          <w:rPr>
            <w:rFonts w:cs="Times New Roman"/>
          </w:rPr>
          <w:t>(S1)</w:t>
        </w:r>
      </w:ins>
      <w:r w:rsidR="005A54B0" w:rsidRPr="00256197">
        <w:rPr>
          <w:rFonts w:cs="Times New Roman"/>
        </w:rPr>
        <w:t xml:space="preserve">. </w:t>
      </w:r>
      <w:r w:rsidR="003F77A6" w:rsidRPr="00256197">
        <w:rPr>
          <w:rFonts w:cs="Times New Roman"/>
        </w:rPr>
        <w:t xml:space="preserve">It is apparent from the </w:t>
      </w:r>
      <w:r w:rsidR="003356F0" w:rsidRPr="00256197">
        <w:rPr>
          <w:rFonts w:cs="Times New Roman"/>
        </w:rPr>
        <w:t xml:space="preserve">lower bound estimates, almost </w:t>
      </w:r>
      <w:r w:rsidR="00431E5E" w:rsidRPr="00256197">
        <w:rPr>
          <w:rFonts w:cs="Times New Roman"/>
        </w:rPr>
        <w:t>9</w:t>
      </w:r>
      <w:r w:rsidR="003356F0" w:rsidRPr="00256197">
        <w:rPr>
          <w:rFonts w:cs="Times New Roman"/>
        </w:rPr>
        <w:t>0% of farmers have negative WTP</w:t>
      </w:r>
      <w:r w:rsidR="00F5420F" w:rsidRPr="00256197">
        <w:rPr>
          <w:rFonts w:cs="Times New Roman"/>
        </w:rPr>
        <w:t xml:space="preserve"> lower bound</w:t>
      </w:r>
      <w:r w:rsidR="003356F0" w:rsidRPr="00256197">
        <w:rPr>
          <w:rFonts w:cs="Times New Roman"/>
        </w:rPr>
        <w:t xml:space="preserve"> for the farmer practice strategy </w:t>
      </w:r>
      <w:ins w:id="195" w:author="MKONDIWA, Maxwell (CIMMYT-India)" w:date="2024-05-13T22:58:00Z" w16du:dateUtc="2024-05-13T17:28:00Z">
        <w:r w:rsidR="00610E17">
          <w:rPr>
            <w:rFonts w:cs="Times New Roman"/>
          </w:rPr>
          <w:t>(S</w:t>
        </w:r>
        <w:r w:rsidR="00A06527">
          <w:rPr>
            <w:rFonts w:cs="Times New Roman"/>
          </w:rPr>
          <w:t>0</w:t>
        </w:r>
        <w:r w:rsidR="00610E17">
          <w:rPr>
            <w:rFonts w:cs="Times New Roman"/>
          </w:rPr>
          <w:t xml:space="preserve">) </w:t>
        </w:r>
      </w:ins>
      <w:r w:rsidR="00F64F00" w:rsidRPr="00256197">
        <w:rPr>
          <w:rFonts w:cs="Times New Roman"/>
        </w:rPr>
        <w:t>when compared with the fixed long strategy</w:t>
      </w:r>
      <w:ins w:id="196" w:author="MKONDIWA, Maxwell (CIMMYT-India)" w:date="2024-05-13T22:58:00Z" w16du:dateUtc="2024-05-13T17:28:00Z">
        <w:r w:rsidR="00610E17">
          <w:rPr>
            <w:rFonts w:cs="Times New Roman"/>
          </w:rPr>
          <w:t xml:space="preserve"> (S1)</w:t>
        </w:r>
      </w:ins>
      <w:r w:rsidR="00F5420F" w:rsidRPr="00256197">
        <w:rPr>
          <w:rFonts w:cs="Times New Roman"/>
        </w:rPr>
        <w:t>. For about 25% of these, even the upper WTP is negative</w:t>
      </w:r>
      <w:r w:rsidR="007C720B" w:rsidRPr="00256197">
        <w:rPr>
          <w:rFonts w:cs="Times New Roman"/>
        </w:rPr>
        <w:t xml:space="preserve">. </w:t>
      </w:r>
      <w:r w:rsidR="00CA7CA7" w:rsidRPr="00256197">
        <w:rPr>
          <w:rFonts w:cs="Times New Roman"/>
        </w:rPr>
        <w:t>Farmer practice is</w:t>
      </w:r>
      <w:r w:rsidR="00F22B82">
        <w:rPr>
          <w:rFonts w:cs="Times New Roman"/>
        </w:rPr>
        <w:t xml:space="preserve"> a</w:t>
      </w:r>
      <w:r w:rsidR="00CA7CA7" w:rsidRPr="00256197">
        <w:rPr>
          <w:rFonts w:cs="Times New Roman"/>
        </w:rPr>
        <w:t xml:space="preserve"> good strategy for risk</w:t>
      </w:r>
      <w:ins w:id="197" w:author="MKONDIWA, Maxwell (CIMMYT-India)" w:date="2024-05-13T22:12:00Z" w16du:dateUtc="2024-05-13T16:42:00Z">
        <w:r w:rsidR="003160EA">
          <w:rPr>
            <w:rFonts w:cs="Times New Roman"/>
          </w:rPr>
          <w:t>-</w:t>
        </w:r>
      </w:ins>
      <w:del w:id="198" w:author="MKONDIWA, Maxwell (CIMMYT-India)" w:date="2024-05-13T22:12:00Z" w16du:dateUtc="2024-05-13T16:42:00Z">
        <w:r w:rsidR="00CA7CA7" w:rsidRPr="00256197" w:rsidDel="003160EA">
          <w:rPr>
            <w:rFonts w:cs="Times New Roman"/>
          </w:rPr>
          <w:delText xml:space="preserve"> </w:delText>
        </w:r>
      </w:del>
      <w:r w:rsidR="00CA7CA7" w:rsidRPr="00256197">
        <w:rPr>
          <w:rFonts w:cs="Times New Roman"/>
        </w:rPr>
        <w:t xml:space="preserve">averse farmers for only about </w:t>
      </w:r>
      <w:r w:rsidR="00431E5E" w:rsidRPr="00256197">
        <w:rPr>
          <w:rFonts w:cs="Times New Roman"/>
        </w:rPr>
        <w:t>4</w:t>
      </w:r>
      <w:r w:rsidR="00CA7CA7" w:rsidRPr="00256197">
        <w:rPr>
          <w:rFonts w:cs="Times New Roman"/>
        </w:rPr>
        <w:t xml:space="preserve">% of the </w:t>
      </w:r>
      <w:r w:rsidR="007070FF">
        <w:rPr>
          <w:rFonts w:cs="Times New Roman"/>
        </w:rPr>
        <w:t>grid cell</w:t>
      </w:r>
      <w:r w:rsidR="00CA7CA7" w:rsidRPr="00256197">
        <w:rPr>
          <w:rFonts w:cs="Times New Roman"/>
        </w:rPr>
        <w:t xml:space="preserve">s. </w:t>
      </w:r>
      <w:r w:rsidR="00114490" w:rsidRPr="00256197">
        <w:rPr>
          <w:rFonts w:cs="Times New Roman"/>
        </w:rPr>
        <w:t xml:space="preserve">For wheat the best strategy seems to </w:t>
      </w:r>
      <w:r w:rsidR="00F22B82">
        <w:rPr>
          <w:rFonts w:cs="Times New Roman"/>
        </w:rPr>
        <w:t xml:space="preserve">be </w:t>
      </w:r>
      <w:del w:id="199" w:author="MKONDIWA, Maxwell (CIMMYT-India)" w:date="2024-05-13T23:00:00Z" w16du:dateUtc="2024-05-13T17:30:00Z">
        <w:r w:rsidR="00F22B82" w:rsidDel="00DE3A4A">
          <w:rPr>
            <w:rFonts w:cs="Times New Roman"/>
          </w:rPr>
          <w:delText xml:space="preserve">planting </w:delText>
        </w:r>
        <w:r w:rsidR="00114490" w:rsidRPr="00256197" w:rsidDel="00DE3A4A">
          <w:rPr>
            <w:rFonts w:cs="Times New Roman"/>
          </w:rPr>
          <w:delText xml:space="preserve"> medium</w:delText>
        </w:r>
      </w:del>
      <w:ins w:id="200" w:author="MKONDIWA, Maxwell (CIMMYT-India)" w:date="2024-05-13T23:00:00Z" w16du:dateUtc="2024-05-13T17:30:00Z">
        <w:r w:rsidR="00DE3A4A">
          <w:rPr>
            <w:rFonts w:cs="Times New Roman"/>
          </w:rPr>
          <w:t xml:space="preserve">planting </w:t>
        </w:r>
        <w:r w:rsidR="00DE3A4A" w:rsidRPr="00256197">
          <w:rPr>
            <w:rFonts w:cs="Times New Roman"/>
          </w:rPr>
          <w:t>medium</w:t>
        </w:r>
      </w:ins>
      <w:r w:rsidR="00F22B82">
        <w:rPr>
          <w:rFonts w:cs="Times New Roman"/>
        </w:rPr>
        <w:t xml:space="preserve"> duration varieties and state recommended calendar dates</w:t>
      </w:r>
      <w:ins w:id="201" w:author="MKONDIWA, Maxwell (CIMMYT-India)" w:date="2024-05-13T22:59:00Z" w16du:dateUtc="2024-05-13T17:29:00Z">
        <w:r w:rsidR="00B44CA6">
          <w:rPr>
            <w:rFonts w:cs="Times New Roman"/>
          </w:rPr>
          <w:t xml:space="preserve"> (S2)</w:t>
        </w:r>
      </w:ins>
      <w:r w:rsidR="00F22B82">
        <w:rPr>
          <w:rFonts w:cs="Times New Roman"/>
        </w:rPr>
        <w:t xml:space="preserve"> </w:t>
      </w:r>
      <w:r w:rsidR="00114490" w:rsidRPr="00256197">
        <w:rPr>
          <w:rFonts w:cs="Times New Roman"/>
        </w:rPr>
        <w:t xml:space="preserve">in that </w:t>
      </w:r>
      <w:r w:rsidR="00D71B3E" w:rsidRPr="00256197">
        <w:rPr>
          <w:rFonts w:cs="Times New Roman"/>
        </w:rPr>
        <w:t xml:space="preserve">most of </w:t>
      </w:r>
      <w:r w:rsidR="00F22B82">
        <w:rPr>
          <w:rFonts w:cs="Times New Roman"/>
        </w:rPr>
        <w:t>grid cells</w:t>
      </w:r>
      <w:r w:rsidR="00F22B82" w:rsidRPr="00256197">
        <w:rPr>
          <w:rFonts w:cs="Times New Roman"/>
        </w:rPr>
        <w:t xml:space="preserve"> </w:t>
      </w:r>
      <w:r w:rsidR="00D71B3E" w:rsidRPr="00256197">
        <w:rPr>
          <w:rFonts w:cs="Times New Roman"/>
        </w:rPr>
        <w:t xml:space="preserve">(86%) </w:t>
      </w:r>
      <w:r w:rsidR="00114490" w:rsidRPr="00256197">
        <w:rPr>
          <w:rFonts w:cs="Times New Roman"/>
        </w:rPr>
        <w:t>will benefit with higher wheat yields</w:t>
      </w:r>
      <w:r w:rsidR="000961C0" w:rsidRPr="00256197">
        <w:rPr>
          <w:rFonts w:cs="Times New Roman"/>
        </w:rPr>
        <w:t xml:space="preserve"> as compared to the fixed long rice planting strategy</w:t>
      </w:r>
      <w:ins w:id="202" w:author="MKONDIWA, Maxwell (CIMMYT-India)" w:date="2024-05-13T22:59:00Z" w16du:dateUtc="2024-05-13T17:29:00Z">
        <w:r w:rsidR="00B44CA6">
          <w:rPr>
            <w:rFonts w:cs="Times New Roman"/>
          </w:rPr>
          <w:t xml:space="preserve"> (S1)</w:t>
        </w:r>
      </w:ins>
      <w:r w:rsidR="000961C0" w:rsidRPr="00256197">
        <w:rPr>
          <w:rFonts w:cs="Times New Roman"/>
        </w:rPr>
        <w:t xml:space="preserve">. </w:t>
      </w:r>
    </w:p>
    <w:p w14:paraId="06F56593" w14:textId="75AE7DB9" w:rsidR="00FD1472" w:rsidRPr="00B03562" w:rsidRDefault="00FD1472" w:rsidP="00FD1472">
      <w:pPr>
        <w:rPr>
          <w:rFonts w:cs="Times New Roman"/>
        </w:rPr>
      </w:pPr>
      <w:r w:rsidRPr="00B03562">
        <w:rPr>
          <w:rFonts w:cs="Times New Roman"/>
        </w:rPr>
        <w:t xml:space="preserve">Table </w:t>
      </w:r>
      <w:r w:rsidR="00CF209B" w:rsidRPr="00B03562">
        <w:rPr>
          <w:rFonts w:cs="Times New Roman"/>
        </w:rPr>
        <w:t>4</w:t>
      </w:r>
      <w:r w:rsidRPr="00B03562">
        <w:rPr>
          <w:rFonts w:cs="Times New Roman"/>
        </w:rPr>
        <w:t>:  Wheat WTP bounds</w:t>
      </w:r>
      <w:r w:rsidR="00EC6A09" w:rsidRPr="00B03562">
        <w:rPr>
          <w:rFonts w:cs="Times New Roman"/>
        </w:rPr>
        <w:t xml:space="preserve"> (t</w:t>
      </w:r>
      <w:r w:rsidR="00C662D2">
        <w:rPr>
          <w:rFonts w:cs="Times New Roman"/>
        </w:rPr>
        <w:t>on</w:t>
      </w:r>
      <w:r w:rsidR="00EC6A09" w:rsidRPr="00B03562">
        <w:rPr>
          <w:rFonts w:cs="Times New Roman"/>
        </w:rPr>
        <w:t>/ha)</w:t>
      </w:r>
      <w:r w:rsidRPr="00B03562">
        <w:rPr>
          <w:rFonts w:cs="Times New Roman"/>
        </w:rPr>
        <w:t xml:space="preserve"> with fixed</w:t>
      </w:r>
      <w:r w:rsidR="00EC6A09" w:rsidRPr="00B03562">
        <w:rPr>
          <w:rFonts w:cs="Times New Roman"/>
        </w:rPr>
        <w:t xml:space="preserve"> date-</w:t>
      </w:r>
      <w:r w:rsidRPr="00B03562">
        <w:rPr>
          <w:rFonts w:cs="Times New Roman"/>
        </w:rPr>
        <w:t xml:space="preserve">long </w:t>
      </w:r>
      <w:r w:rsidR="00EC6A09" w:rsidRPr="00B03562">
        <w:rPr>
          <w:rFonts w:cs="Times New Roman"/>
        </w:rPr>
        <w:t xml:space="preserve">variety scenario </w:t>
      </w:r>
      <w:r w:rsidRPr="00B03562">
        <w:rPr>
          <w:rFonts w:cs="Times New Roman"/>
        </w:rPr>
        <w:t xml:space="preserve">as baseline, </w:t>
      </w:r>
      <w:r w:rsidR="00755795" w:rsidRPr="00B03562">
        <w:rPr>
          <w:rFonts w:cs="Times New Roman"/>
        </w:rPr>
        <w:t>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F278DE" w:rsidRPr="00256197" w14:paraId="09766F42"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087930B4"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2C4E1D9E"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4BD3010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78DB4015"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0E365DF8"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56BF9BC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0FC81356"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099A8F41"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8C3862" w:rsidRPr="00256197" w14:paraId="31704FE6" w14:textId="77777777" w:rsidTr="00DB11CB">
        <w:trPr>
          <w:trHeight w:val="288"/>
          <w:jc w:val="center"/>
        </w:trPr>
        <w:tc>
          <w:tcPr>
            <w:tcW w:w="707" w:type="pct"/>
            <w:vMerge w:val="restart"/>
          </w:tcPr>
          <w:p w14:paraId="1F96E4C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7AD2BFA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020ED644" w14:textId="3BC350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c>
          <w:tcPr>
            <w:tcW w:w="555" w:type="pct"/>
            <w:noWrap/>
            <w:vAlign w:val="bottom"/>
          </w:tcPr>
          <w:p w14:paraId="0E3EA089" w14:textId="4EE42BF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1.00</w:t>
            </w:r>
          </w:p>
        </w:tc>
        <w:tc>
          <w:tcPr>
            <w:tcW w:w="555" w:type="pct"/>
            <w:noWrap/>
            <w:vAlign w:val="bottom"/>
          </w:tcPr>
          <w:p w14:paraId="13A1533C" w14:textId="22768F2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0.22</w:t>
            </w:r>
          </w:p>
        </w:tc>
        <w:tc>
          <w:tcPr>
            <w:tcW w:w="555" w:type="pct"/>
            <w:noWrap/>
            <w:vAlign w:val="bottom"/>
          </w:tcPr>
          <w:p w14:paraId="2F02D667" w14:textId="395D78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1AE7EA56" w14:textId="51E655F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c>
          <w:tcPr>
            <w:tcW w:w="555" w:type="pct"/>
            <w:noWrap/>
            <w:vAlign w:val="bottom"/>
          </w:tcPr>
          <w:p w14:paraId="4E15B291" w14:textId="0C7DE7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-0.65</w:t>
            </w:r>
          </w:p>
        </w:tc>
      </w:tr>
      <w:tr w:rsidR="008C3862" w:rsidRPr="00256197" w14:paraId="6CE8897F" w14:textId="77777777" w:rsidTr="00DB11CB">
        <w:trPr>
          <w:trHeight w:val="288"/>
          <w:jc w:val="center"/>
        </w:trPr>
        <w:tc>
          <w:tcPr>
            <w:tcW w:w="707" w:type="pct"/>
            <w:vMerge/>
          </w:tcPr>
          <w:p w14:paraId="3CB6019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D690D26" w14:textId="77777777" w:rsidR="008C3862" w:rsidRPr="00B03562" w:rsidRDefault="008C3862" w:rsidP="008C3862">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322A4339" w14:textId="5535B7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1A61A213" w14:textId="08CF45A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0.46</w:t>
            </w:r>
          </w:p>
        </w:tc>
        <w:tc>
          <w:tcPr>
            <w:tcW w:w="555" w:type="pct"/>
            <w:noWrap/>
            <w:vAlign w:val="bottom"/>
          </w:tcPr>
          <w:p w14:paraId="2E936781" w14:textId="12B029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0.64</w:t>
            </w:r>
          </w:p>
        </w:tc>
        <w:tc>
          <w:tcPr>
            <w:tcW w:w="555" w:type="pct"/>
            <w:noWrap/>
            <w:vAlign w:val="bottom"/>
          </w:tcPr>
          <w:p w14:paraId="67F686F8" w14:textId="0B22DA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1.19</w:t>
            </w:r>
          </w:p>
        </w:tc>
        <w:tc>
          <w:tcPr>
            <w:tcW w:w="555" w:type="pct"/>
            <w:noWrap/>
            <w:vAlign w:val="bottom"/>
          </w:tcPr>
          <w:p w14:paraId="77A4C064" w14:textId="5314A6E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0675B68A" w14:textId="5A54A96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1.14</w:t>
            </w:r>
          </w:p>
        </w:tc>
      </w:tr>
      <w:tr w:rsidR="008C3862" w:rsidRPr="00256197" w14:paraId="67920C72" w14:textId="77777777" w:rsidTr="00DB11CB">
        <w:trPr>
          <w:trHeight w:val="288"/>
          <w:jc w:val="center"/>
        </w:trPr>
        <w:tc>
          <w:tcPr>
            <w:tcW w:w="707" w:type="pct"/>
            <w:vMerge/>
          </w:tcPr>
          <w:p w14:paraId="2FEFC44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1C49841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B5CB427" w14:textId="7CF32C4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-5.47</w:t>
            </w:r>
          </w:p>
        </w:tc>
        <w:tc>
          <w:tcPr>
            <w:tcW w:w="555" w:type="pct"/>
            <w:noWrap/>
            <w:vAlign w:val="bottom"/>
          </w:tcPr>
          <w:p w14:paraId="3E78218C" w14:textId="17F5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21ABC87C" w14:textId="46D5707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noWrap/>
            <w:vAlign w:val="bottom"/>
          </w:tcPr>
          <w:p w14:paraId="5637019B" w14:textId="054882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-4.06</w:t>
            </w:r>
          </w:p>
        </w:tc>
        <w:tc>
          <w:tcPr>
            <w:tcW w:w="555" w:type="pct"/>
            <w:noWrap/>
            <w:vAlign w:val="bottom"/>
          </w:tcPr>
          <w:p w14:paraId="174578DE" w14:textId="49D4E94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-1.56</w:t>
            </w:r>
          </w:p>
        </w:tc>
        <w:tc>
          <w:tcPr>
            <w:tcW w:w="555" w:type="pct"/>
            <w:noWrap/>
            <w:vAlign w:val="bottom"/>
          </w:tcPr>
          <w:p w14:paraId="5F3AA328" w14:textId="08059DA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-4.19</w:t>
            </w:r>
          </w:p>
        </w:tc>
      </w:tr>
      <w:tr w:rsidR="008C3862" w:rsidRPr="00256197" w14:paraId="53E3FE35" w14:textId="77777777" w:rsidTr="00DB11CB">
        <w:trPr>
          <w:trHeight w:val="288"/>
          <w:jc w:val="center"/>
        </w:trPr>
        <w:tc>
          <w:tcPr>
            <w:tcW w:w="707" w:type="pct"/>
            <w:vMerge/>
          </w:tcPr>
          <w:p w14:paraId="68F4663A"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3029FB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6B6888D" w14:textId="5A7D381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noWrap/>
            <w:vAlign w:val="bottom"/>
          </w:tcPr>
          <w:p w14:paraId="73A144DD" w14:textId="10DD242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CDBD99C" w14:textId="0EC060D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937EAF2" w14:textId="05507AF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-2.55</w:t>
            </w:r>
          </w:p>
        </w:tc>
        <w:tc>
          <w:tcPr>
            <w:tcW w:w="555" w:type="pct"/>
            <w:noWrap/>
            <w:vAlign w:val="bottom"/>
          </w:tcPr>
          <w:p w14:paraId="213D2560" w14:textId="7B8B16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41CF9716" w14:textId="21D9B7E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-2.19</w:t>
            </w:r>
          </w:p>
        </w:tc>
      </w:tr>
      <w:tr w:rsidR="008C3862" w:rsidRPr="00256197" w14:paraId="2D41108E" w14:textId="77777777" w:rsidTr="00DB11CB">
        <w:trPr>
          <w:trHeight w:val="288"/>
          <w:jc w:val="center"/>
        </w:trPr>
        <w:tc>
          <w:tcPr>
            <w:tcW w:w="707" w:type="pct"/>
            <w:vMerge/>
          </w:tcPr>
          <w:p w14:paraId="6C9C219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C0FAF0"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267B0D0" w14:textId="3871085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6EF6FD6B" w14:textId="6359A8E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1464D441" w14:textId="01B181B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7B2F881E" w14:textId="11C9C3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6985E42D" w14:textId="0468D75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508F8729" w14:textId="451A86A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-1.63</w:t>
            </w:r>
          </w:p>
        </w:tc>
      </w:tr>
      <w:tr w:rsidR="008C3862" w:rsidRPr="00256197" w14:paraId="37DD64BC" w14:textId="77777777" w:rsidTr="00DB11CB">
        <w:trPr>
          <w:trHeight w:val="288"/>
          <w:jc w:val="center"/>
        </w:trPr>
        <w:tc>
          <w:tcPr>
            <w:tcW w:w="707" w:type="pct"/>
            <w:vMerge/>
          </w:tcPr>
          <w:p w14:paraId="3424D73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460A18A"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0A21CEBA" w14:textId="25AD01F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noWrap/>
            <w:vAlign w:val="bottom"/>
          </w:tcPr>
          <w:p w14:paraId="4E0473C3" w14:textId="79317B9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1.09</w:t>
            </w:r>
          </w:p>
        </w:tc>
        <w:tc>
          <w:tcPr>
            <w:tcW w:w="555" w:type="pct"/>
            <w:noWrap/>
            <w:vAlign w:val="bottom"/>
          </w:tcPr>
          <w:p w14:paraId="1BD9D08A" w14:textId="7A5FD47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0E2209AA" w14:textId="49665CC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4AD975D4" w14:textId="7701204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138A3344" w14:textId="013FCDD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r>
      <w:tr w:rsidR="008C3862" w:rsidRPr="00256197" w14:paraId="2D4ECF11" w14:textId="77777777" w:rsidTr="00DB11CB">
        <w:trPr>
          <w:trHeight w:val="288"/>
          <w:jc w:val="center"/>
        </w:trPr>
        <w:tc>
          <w:tcPr>
            <w:tcW w:w="707" w:type="pct"/>
            <w:vMerge/>
          </w:tcPr>
          <w:p w14:paraId="436E6081"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C79176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83520F" w14:textId="07C84B6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0.00</w:t>
            </w:r>
          </w:p>
        </w:tc>
        <w:tc>
          <w:tcPr>
            <w:tcW w:w="555" w:type="pct"/>
            <w:noWrap/>
            <w:vAlign w:val="bottom"/>
          </w:tcPr>
          <w:p w14:paraId="64EFF7AB" w14:textId="2A01A54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64FD3C60" w14:textId="1C2D9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0.54</w:t>
            </w:r>
          </w:p>
        </w:tc>
        <w:tc>
          <w:tcPr>
            <w:tcW w:w="555" w:type="pct"/>
            <w:noWrap/>
            <w:vAlign w:val="bottom"/>
          </w:tcPr>
          <w:p w14:paraId="6202263C" w14:textId="1C0A928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-0.06</w:t>
            </w:r>
          </w:p>
        </w:tc>
        <w:tc>
          <w:tcPr>
            <w:tcW w:w="555" w:type="pct"/>
            <w:noWrap/>
            <w:vAlign w:val="bottom"/>
          </w:tcPr>
          <w:p w14:paraId="0781B334" w14:textId="5CA43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15C4787B" w14:textId="220EC5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r>
      <w:tr w:rsidR="008C3862" w:rsidRPr="00256197" w14:paraId="60266B55" w14:textId="77777777" w:rsidTr="00DB11CB">
        <w:trPr>
          <w:trHeight w:val="288"/>
          <w:jc w:val="center"/>
        </w:trPr>
        <w:tc>
          <w:tcPr>
            <w:tcW w:w="707" w:type="pct"/>
            <w:vMerge/>
          </w:tcPr>
          <w:p w14:paraId="436A847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869638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2E1D4EF9" w14:textId="2BBBDA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bottom w:val="nil"/>
            </w:tcBorders>
            <w:noWrap/>
            <w:vAlign w:val="bottom"/>
          </w:tcPr>
          <w:p w14:paraId="356B811F" w14:textId="60A720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1.53</w:t>
            </w:r>
          </w:p>
        </w:tc>
        <w:tc>
          <w:tcPr>
            <w:tcW w:w="555" w:type="pct"/>
            <w:tcBorders>
              <w:bottom w:val="nil"/>
            </w:tcBorders>
            <w:noWrap/>
            <w:vAlign w:val="bottom"/>
          </w:tcPr>
          <w:p w14:paraId="784553DB" w14:textId="069D24D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1.28</w:t>
            </w:r>
          </w:p>
        </w:tc>
        <w:tc>
          <w:tcPr>
            <w:tcW w:w="555" w:type="pct"/>
            <w:tcBorders>
              <w:bottom w:val="nil"/>
            </w:tcBorders>
            <w:noWrap/>
            <w:vAlign w:val="bottom"/>
          </w:tcPr>
          <w:p w14:paraId="16AEF159" w14:textId="559A91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0.77</w:t>
            </w:r>
          </w:p>
        </w:tc>
        <w:tc>
          <w:tcPr>
            <w:tcW w:w="555" w:type="pct"/>
            <w:tcBorders>
              <w:bottom w:val="nil"/>
            </w:tcBorders>
            <w:noWrap/>
            <w:vAlign w:val="bottom"/>
          </w:tcPr>
          <w:p w14:paraId="506D8F50" w14:textId="25C4872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1.11</w:t>
            </w:r>
          </w:p>
        </w:tc>
        <w:tc>
          <w:tcPr>
            <w:tcW w:w="555" w:type="pct"/>
            <w:tcBorders>
              <w:bottom w:val="nil"/>
            </w:tcBorders>
            <w:noWrap/>
            <w:vAlign w:val="bottom"/>
          </w:tcPr>
          <w:p w14:paraId="161FE1CE" w14:textId="7F825AC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r>
      <w:tr w:rsidR="008C3862" w:rsidRPr="00256197" w14:paraId="09FB9A92" w14:textId="77777777" w:rsidTr="00DB11CB">
        <w:trPr>
          <w:trHeight w:val="288"/>
          <w:jc w:val="center"/>
        </w:trPr>
        <w:tc>
          <w:tcPr>
            <w:tcW w:w="707" w:type="pct"/>
            <w:vMerge/>
            <w:tcBorders>
              <w:bottom w:val="single" w:sz="4" w:space="0" w:color="auto"/>
            </w:tcBorders>
          </w:tcPr>
          <w:p w14:paraId="3CF0915E"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40595C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5507400" w14:textId="46E2770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1.59</w:t>
            </w:r>
          </w:p>
        </w:tc>
        <w:tc>
          <w:tcPr>
            <w:tcW w:w="555" w:type="pct"/>
            <w:tcBorders>
              <w:top w:val="nil"/>
              <w:bottom w:val="single" w:sz="4" w:space="0" w:color="auto"/>
            </w:tcBorders>
            <w:noWrap/>
            <w:vAlign w:val="bottom"/>
          </w:tcPr>
          <w:p w14:paraId="4A7EE32A" w14:textId="78FD8B2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1.99</w:t>
            </w:r>
          </w:p>
        </w:tc>
        <w:tc>
          <w:tcPr>
            <w:tcW w:w="555" w:type="pct"/>
            <w:tcBorders>
              <w:top w:val="nil"/>
              <w:bottom w:val="single" w:sz="4" w:space="0" w:color="auto"/>
            </w:tcBorders>
            <w:noWrap/>
            <w:vAlign w:val="bottom"/>
          </w:tcPr>
          <w:p w14:paraId="00DDA0D2" w14:textId="31D147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2.05</w:t>
            </w:r>
          </w:p>
        </w:tc>
        <w:tc>
          <w:tcPr>
            <w:tcW w:w="555" w:type="pct"/>
            <w:tcBorders>
              <w:top w:val="nil"/>
              <w:bottom w:val="single" w:sz="4" w:space="0" w:color="auto"/>
            </w:tcBorders>
            <w:noWrap/>
            <w:vAlign w:val="bottom"/>
          </w:tcPr>
          <w:p w14:paraId="516F549B" w14:textId="44B72A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1.91</w:t>
            </w:r>
          </w:p>
        </w:tc>
        <w:tc>
          <w:tcPr>
            <w:tcW w:w="555" w:type="pct"/>
            <w:tcBorders>
              <w:top w:val="nil"/>
              <w:bottom w:val="single" w:sz="4" w:space="0" w:color="auto"/>
            </w:tcBorders>
            <w:noWrap/>
            <w:vAlign w:val="bottom"/>
          </w:tcPr>
          <w:p w14:paraId="370DA09E" w14:textId="41E9909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tcBorders>
              <w:top w:val="nil"/>
              <w:bottom w:val="single" w:sz="4" w:space="0" w:color="auto"/>
            </w:tcBorders>
            <w:noWrap/>
            <w:vAlign w:val="bottom"/>
          </w:tcPr>
          <w:p w14:paraId="20D79854" w14:textId="385BB6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1.61</w:t>
            </w:r>
          </w:p>
        </w:tc>
      </w:tr>
      <w:tr w:rsidR="008C3862" w:rsidRPr="00256197" w14:paraId="772399A1" w14:textId="77777777" w:rsidTr="00DB11CB">
        <w:trPr>
          <w:trHeight w:val="288"/>
          <w:jc w:val="center"/>
        </w:trPr>
        <w:tc>
          <w:tcPr>
            <w:tcW w:w="707" w:type="pct"/>
            <w:vMerge w:val="restart"/>
            <w:tcBorders>
              <w:top w:val="single" w:sz="4" w:space="0" w:color="auto"/>
            </w:tcBorders>
          </w:tcPr>
          <w:p w14:paraId="146594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17FFCF7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BC5F811" w14:textId="31757D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-1.94</w:t>
            </w:r>
          </w:p>
        </w:tc>
        <w:tc>
          <w:tcPr>
            <w:tcW w:w="555" w:type="pct"/>
            <w:tcBorders>
              <w:top w:val="single" w:sz="4" w:space="0" w:color="auto"/>
            </w:tcBorders>
            <w:noWrap/>
            <w:vAlign w:val="bottom"/>
          </w:tcPr>
          <w:p w14:paraId="04CA9219" w14:textId="034A73A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tcBorders>
              <w:top w:val="single" w:sz="4" w:space="0" w:color="auto"/>
            </w:tcBorders>
            <w:noWrap/>
            <w:vAlign w:val="bottom"/>
          </w:tcPr>
          <w:p w14:paraId="6A538E77" w14:textId="5A4375A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228D4CB7" w14:textId="69066DE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-1.69</w:t>
            </w:r>
          </w:p>
        </w:tc>
        <w:tc>
          <w:tcPr>
            <w:tcW w:w="555" w:type="pct"/>
            <w:tcBorders>
              <w:top w:val="single" w:sz="4" w:space="0" w:color="auto"/>
            </w:tcBorders>
            <w:noWrap/>
            <w:vAlign w:val="bottom"/>
          </w:tcPr>
          <w:p w14:paraId="21C4C806" w14:textId="36B311A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153A42DB" w14:textId="0EB9329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r>
      <w:tr w:rsidR="008C3862" w:rsidRPr="00256197" w14:paraId="2FDFEDC4" w14:textId="77777777" w:rsidTr="00DB11CB">
        <w:trPr>
          <w:trHeight w:val="288"/>
          <w:jc w:val="center"/>
        </w:trPr>
        <w:tc>
          <w:tcPr>
            <w:tcW w:w="707" w:type="pct"/>
            <w:vMerge/>
          </w:tcPr>
          <w:p w14:paraId="2BC9C00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5D8C733" w14:textId="77777777" w:rsidR="008C3862" w:rsidRPr="00B03562" w:rsidRDefault="008C3862" w:rsidP="008C3862">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185ED6A2" w14:textId="71D6E5E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095CB5EF" w14:textId="5C3DE1D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44BC4453" w14:textId="4D0D23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05960E54" w14:textId="0C1813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68B06EC0" w14:textId="12B04D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5395AB78" w14:textId="1088866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1.47</w:t>
            </w:r>
          </w:p>
        </w:tc>
      </w:tr>
      <w:tr w:rsidR="008C3862" w:rsidRPr="00256197" w14:paraId="639BC378" w14:textId="77777777" w:rsidTr="00DB11CB">
        <w:trPr>
          <w:trHeight w:val="288"/>
          <w:jc w:val="center"/>
        </w:trPr>
        <w:tc>
          <w:tcPr>
            <w:tcW w:w="707" w:type="pct"/>
            <w:vMerge/>
          </w:tcPr>
          <w:p w14:paraId="3CB14382"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7779AC1"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278D7B9" w14:textId="6098C4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-7.00</w:t>
            </w:r>
          </w:p>
        </w:tc>
        <w:tc>
          <w:tcPr>
            <w:tcW w:w="555" w:type="pct"/>
            <w:noWrap/>
            <w:vAlign w:val="bottom"/>
          </w:tcPr>
          <w:p w14:paraId="30F8A68E" w14:textId="5FA449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-0.55</w:t>
            </w:r>
          </w:p>
        </w:tc>
        <w:tc>
          <w:tcPr>
            <w:tcW w:w="555" w:type="pct"/>
            <w:noWrap/>
            <w:vAlign w:val="bottom"/>
          </w:tcPr>
          <w:p w14:paraId="4E1A60F7" w14:textId="3C957C7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6506B33A" w14:textId="4DD5553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c>
          <w:tcPr>
            <w:tcW w:w="555" w:type="pct"/>
            <w:noWrap/>
            <w:vAlign w:val="bottom"/>
          </w:tcPr>
          <w:p w14:paraId="4D16AD8F" w14:textId="0C32493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7A0D1998" w14:textId="002E91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r>
      <w:tr w:rsidR="008C3862" w:rsidRPr="00256197" w14:paraId="40DA36F9" w14:textId="77777777" w:rsidTr="00DB11CB">
        <w:trPr>
          <w:trHeight w:val="288"/>
          <w:jc w:val="center"/>
        </w:trPr>
        <w:tc>
          <w:tcPr>
            <w:tcW w:w="707" w:type="pct"/>
            <w:vMerge/>
          </w:tcPr>
          <w:p w14:paraId="69A6B81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BF25BD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BB969F8" w14:textId="158164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-3.88</w:t>
            </w:r>
          </w:p>
        </w:tc>
        <w:tc>
          <w:tcPr>
            <w:tcW w:w="555" w:type="pct"/>
            <w:noWrap/>
            <w:vAlign w:val="bottom"/>
          </w:tcPr>
          <w:p w14:paraId="73233166" w14:textId="1FE7CC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noWrap/>
            <w:vAlign w:val="bottom"/>
          </w:tcPr>
          <w:p w14:paraId="282AFBE2" w14:textId="1A9A05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noWrap/>
            <w:vAlign w:val="bottom"/>
          </w:tcPr>
          <w:p w14:paraId="140DE140" w14:textId="21D519F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-3.69</w:t>
            </w:r>
          </w:p>
        </w:tc>
        <w:tc>
          <w:tcPr>
            <w:tcW w:w="555" w:type="pct"/>
            <w:noWrap/>
            <w:vAlign w:val="bottom"/>
          </w:tcPr>
          <w:p w14:paraId="7387070C" w14:textId="0751133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-1.50</w:t>
            </w:r>
          </w:p>
        </w:tc>
        <w:tc>
          <w:tcPr>
            <w:tcW w:w="555" w:type="pct"/>
            <w:noWrap/>
            <w:vAlign w:val="bottom"/>
          </w:tcPr>
          <w:p w14:paraId="1E265D69" w14:textId="4C5ABE3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-3.65</w:t>
            </w:r>
          </w:p>
        </w:tc>
      </w:tr>
      <w:tr w:rsidR="008C3862" w:rsidRPr="00256197" w14:paraId="291CA739" w14:textId="77777777" w:rsidTr="00DB11CB">
        <w:trPr>
          <w:trHeight w:val="288"/>
          <w:jc w:val="center"/>
        </w:trPr>
        <w:tc>
          <w:tcPr>
            <w:tcW w:w="707" w:type="pct"/>
            <w:vMerge/>
          </w:tcPr>
          <w:p w14:paraId="0E7BC04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8C4B1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D2AAA3E" w14:textId="5040BF7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-3.15</w:t>
            </w:r>
          </w:p>
        </w:tc>
        <w:tc>
          <w:tcPr>
            <w:tcW w:w="555" w:type="pct"/>
            <w:noWrap/>
            <w:vAlign w:val="bottom"/>
          </w:tcPr>
          <w:p w14:paraId="18D1FF64" w14:textId="5EFD1C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0.27</w:t>
            </w:r>
          </w:p>
        </w:tc>
        <w:tc>
          <w:tcPr>
            <w:tcW w:w="555" w:type="pct"/>
            <w:noWrap/>
            <w:vAlign w:val="bottom"/>
          </w:tcPr>
          <w:p w14:paraId="4B3F6456" w14:textId="2F2836E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-0.90</w:t>
            </w:r>
          </w:p>
        </w:tc>
        <w:tc>
          <w:tcPr>
            <w:tcW w:w="555" w:type="pct"/>
            <w:noWrap/>
            <w:vAlign w:val="bottom"/>
          </w:tcPr>
          <w:p w14:paraId="59F91C3F" w14:textId="34CFA6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-2.97</w:t>
            </w:r>
          </w:p>
        </w:tc>
        <w:tc>
          <w:tcPr>
            <w:tcW w:w="555" w:type="pct"/>
            <w:noWrap/>
            <w:vAlign w:val="bottom"/>
          </w:tcPr>
          <w:p w14:paraId="44BD7108" w14:textId="1D22CC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-1.01</w:t>
            </w:r>
          </w:p>
        </w:tc>
        <w:tc>
          <w:tcPr>
            <w:tcW w:w="555" w:type="pct"/>
            <w:noWrap/>
            <w:vAlign w:val="bottom"/>
          </w:tcPr>
          <w:p w14:paraId="32A61912" w14:textId="5AFB859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-2.83</w:t>
            </w:r>
          </w:p>
        </w:tc>
      </w:tr>
      <w:tr w:rsidR="008C3862" w:rsidRPr="00256197" w14:paraId="3ECE061F" w14:textId="77777777" w:rsidTr="00DB11CB">
        <w:trPr>
          <w:trHeight w:val="288"/>
          <w:jc w:val="center"/>
        </w:trPr>
        <w:tc>
          <w:tcPr>
            <w:tcW w:w="707" w:type="pct"/>
            <w:vMerge/>
          </w:tcPr>
          <w:p w14:paraId="4B480DD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647228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12039A50" w14:textId="7E419E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-2.14</w:t>
            </w:r>
          </w:p>
        </w:tc>
        <w:tc>
          <w:tcPr>
            <w:tcW w:w="555" w:type="pct"/>
            <w:noWrap/>
            <w:vAlign w:val="bottom"/>
          </w:tcPr>
          <w:p w14:paraId="2F43B4AC" w14:textId="367A70C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5376FA82" w14:textId="1244EF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167526C5" w14:textId="79A451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-1.64</w:t>
            </w:r>
          </w:p>
        </w:tc>
        <w:tc>
          <w:tcPr>
            <w:tcW w:w="555" w:type="pct"/>
            <w:noWrap/>
            <w:vAlign w:val="bottom"/>
          </w:tcPr>
          <w:p w14:paraId="275D095E" w14:textId="2FD9381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73D1EA9" w14:textId="3B4A525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-1.70</w:t>
            </w:r>
          </w:p>
        </w:tc>
      </w:tr>
      <w:tr w:rsidR="008C3862" w:rsidRPr="00256197" w14:paraId="2D543BEC" w14:textId="77777777" w:rsidTr="00DB11CB">
        <w:trPr>
          <w:trHeight w:val="288"/>
          <w:jc w:val="center"/>
        </w:trPr>
        <w:tc>
          <w:tcPr>
            <w:tcW w:w="707" w:type="pct"/>
            <w:vMerge/>
          </w:tcPr>
          <w:p w14:paraId="00CDAD1B"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6D76901D"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883A849" w14:textId="2D4537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DDBF8B8" w14:textId="5366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2AE1A2F5" w14:textId="24E297C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noWrap/>
            <w:vAlign w:val="bottom"/>
          </w:tcPr>
          <w:p w14:paraId="2D354B13" w14:textId="23E69F1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708DE8F9" w14:textId="617111D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F2F86D4" w14:textId="49C718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r>
      <w:tr w:rsidR="008C3862" w:rsidRPr="00256197" w14:paraId="7B54E5FA" w14:textId="77777777" w:rsidTr="00DB11CB">
        <w:trPr>
          <w:trHeight w:val="288"/>
          <w:jc w:val="center"/>
        </w:trPr>
        <w:tc>
          <w:tcPr>
            <w:tcW w:w="707" w:type="pct"/>
            <w:vMerge/>
          </w:tcPr>
          <w:p w14:paraId="138B9C7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DFE18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4800060D" w14:textId="75F3E4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bottom w:val="nil"/>
            </w:tcBorders>
            <w:noWrap/>
            <w:vAlign w:val="bottom"/>
          </w:tcPr>
          <w:p w14:paraId="43F5093F" w14:textId="289D5A0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1.07</w:t>
            </w:r>
          </w:p>
        </w:tc>
        <w:tc>
          <w:tcPr>
            <w:tcW w:w="555" w:type="pct"/>
            <w:tcBorders>
              <w:bottom w:val="nil"/>
            </w:tcBorders>
            <w:noWrap/>
            <w:vAlign w:val="bottom"/>
          </w:tcPr>
          <w:p w14:paraId="2A709EA3" w14:textId="3793720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tcBorders>
              <w:bottom w:val="nil"/>
            </w:tcBorders>
            <w:noWrap/>
            <w:vAlign w:val="bottom"/>
          </w:tcPr>
          <w:p w14:paraId="3D82AA82" w14:textId="2E89FB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tcBorders>
              <w:bottom w:val="nil"/>
            </w:tcBorders>
            <w:noWrap/>
            <w:vAlign w:val="bottom"/>
          </w:tcPr>
          <w:p w14:paraId="58D40827" w14:textId="7E81C3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0.47</w:t>
            </w:r>
          </w:p>
        </w:tc>
        <w:tc>
          <w:tcPr>
            <w:tcW w:w="555" w:type="pct"/>
            <w:tcBorders>
              <w:bottom w:val="nil"/>
            </w:tcBorders>
            <w:noWrap/>
            <w:vAlign w:val="bottom"/>
          </w:tcPr>
          <w:p w14:paraId="5949B295" w14:textId="53415DB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0.24</w:t>
            </w:r>
          </w:p>
        </w:tc>
      </w:tr>
      <w:tr w:rsidR="008C3862" w:rsidRPr="00256197" w14:paraId="12FB9F27" w14:textId="77777777" w:rsidTr="00DB11CB">
        <w:trPr>
          <w:trHeight w:val="288"/>
          <w:jc w:val="center"/>
        </w:trPr>
        <w:tc>
          <w:tcPr>
            <w:tcW w:w="707" w:type="pct"/>
            <w:vMerge/>
            <w:tcBorders>
              <w:bottom w:val="single" w:sz="4" w:space="0" w:color="auto"/>
            </w:tcBorders>
          </w:tcPr>
          <w:p w14:paraId="03079E9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565B903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1B8A93D" w14:textId="0DB467C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74413B0F" w14:textId="5CFE2FA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0583AD9B" w14:textId="1E763AB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c>
          <w:tcPr>
            <w:tcW w:w="555" w:type="pct"/>
            <w:tcBorders>
              <w:top w:val="nil"/>
              <w:bottom w:val="single" w:sz="4" w:space="0" w:color="auto"/>
            </w:tcBorders>
            <w:noWrap/>
            <w:vAlign w:val="bottom"/>
          </w:tcPr>
          <w:p w14:paraId="27A7D03A" w14:textId="38B812D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tcBorders>
              <w:top w:val="nil"/>
              <w:bottom w:val="single" w:sz="4" w:space="0" w:color="auto"/>
            </w:tcBorders>
            <w:noWrap/>
            <w:vAlign w:val="bottom"/>
          </w:tcPr>
          <w:p w14:paraId="6BEC0E65" w14:textId="08B6B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1.35</w:t>
            </w:r>
          </w:p>
        </w:tc>
        <w:tc>
          <w:tcPr>
            <w:tcW w:w="555" w:type="pct"/>
            <w:tcBorders>
              <w:top w:val="nil"/>
              <w:bottom w:val="single" w:sz="4" w:space="0" w:color="auto"/>
            </w:tcBorders>
            <w:noWrap/>
            <w:vAlign w:val="bottom"/>
          </w:tcPr>
          <w:p w14:paraId="59F123EA" w14:textId="63C6F91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1.23</w:t>
            </w:r>
          </w:p>
        </w:tc>
      </w:tr>
      <w:tr w:rsidR="008C3862" w:rsidRPr="00256197" w14:paraId="7ED812EC" w14:textId="77777777" w:rsidTr="00DB11CB">
        <w:trPr>
          <w:trHeight w:val="288"/>
          <w:jc w:val="center"/>
        </w:trPr>
        <w:tc>
          <w:tcPr>
            <w:tcW w:w="707" w:type="pct"/>
            <w:vMerge w:val="restart"/>
            <w:tcBorders>
              <w:top w:val="single" w:sz="4" w:space="0" w:color="auto"/>
            </w:tcBorders>
          </w:tcPr>
          <w:p w14:paraId="5A155829"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E3F12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6A8A589" w14:textId="634FCD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top w:val="single" w:sz="4" w:space="0" w:color="auto"/>
            </w:tcBorders>
            <w:noWrap/>
            <w:vAlign w:val="bottom"/>
          </w:tcPr>
          <w:p w14:paraId="6EE37692" w14:textId="079A5D1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0.86</w:t>
            </w:r>
          </w:p>
        </w:tc>
        <w:tc>
          <w:tcPr>
            <w:tcW w:w="555" w:type="pct"/>
            <w:tcBorders>
              <w:top w:val="single" w:sz="4" w:space="0" w:color="auto"/>
            </w:tcBorders>
            <w:noWrap/>
            <w:vAlign w:val="bottom"/>
          </w:tcPr>
          <w:p w14:paraId="2748BE45" w14:textId="47F1730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top w:val="single" w:sz="4" w:space="0" w:color="auto"/>
            </w:tcBorders>
            <w:noWrap/>
            <w:vAlign w:val="bottom"/>
          </w:tcPr>
          <w:p w14:paraId="2CB82107" w14:textId="14D788B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top w:val="single" w:sz="4" w:space="0" w:color="auto"/>
            </w:tcBorders>
            <w:noWrap/>
            <w:vAlign w:val="bottom"/>
          </w:tcPr>
          <w:p w14:paraId="2ED7D9B8" w14:textId="2BA3FFB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0.40</w:t>
            </w:r>
          </w:p>
        </w:tc>
        <w:tc>
          <w:tcPr>
            <w:tcW w:w="555" w:type="pct"/>
            <w:tcBorders>
              <w:top w:val="single" w:sz="4" w:space="0" w:color="auto"/>
            </w:tcBorders>
            <w:noWrap/>
            <w:vAlign w:val="bottom"/>
          </w:tcPr>
          <w:p w14:paraId="29C828F5" w14:textId="4D96BE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r>
      <w:tr w:rsidR="008C3862" w:rsidRPr="00256197" w14:paraId="71E64982" w14:textId="77777777" w:rsidTr="00DB11CB">
        <w:trPr>
          <w:trHeight w:val="288"/>
          <w:jc w:val="center"/>
        </w:trPr>
        <w:tc>
          <w:tcPr>
            <w:tcW w:w="707" w:type="pct"/>
            <w:vMerge/>
          </w:tcPr>
          <w:p w14:paraId="425AD25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144D92E" w14:textId="07104D7F"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394C97AC" w14:textId="2B22300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4A6372C8" w14:textId="5998BAC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0.12</w:t>
            </w:r>
          </w:p>
        </w:tc>
        <w:tc>
          <w:tcPr>
            <w:tcW w:w="555" w:type="pct"/>
            <w:noWrap/>
            <w:vAlign w:val="bottom"/>
          </w:tcPr>
          <w:p w14:paraId="64373F91" w14:textId="53416BE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368E8082" w14:textId="0FD49A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13E4C51C" w14:textId="6A47C65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4A6A7A65" w14:textId="5E91E94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0.14</w:t>
            </w:r>
          </w:p>
        </w:tc>
      </w:tr>
      <w:tr w:rsidR="008C3862" w:rsidRPr="00256197" w14:paraId="0094963B" w14:textId="77777777" w:rsidTr="00DB11CB">
        <w:trPr>
          <w:trHeight w:val="288"/>
          <w:jc w:val="center"/>
        </w:trPr>
        <w:tc>
          <w:tcPr>
            <w:tcW w:w="707" w:type="pct"/>
            <w:vMerge/>
          </w:tcPr>
          <w:p w14:paraId="2A9EF1B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EACE70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3A28E68B" w14:textId="1EB0110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4E212FE5" w14:textId="638B170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0.01</w:t>
            </w:r>
          </w:p>
        </w:tc>
        <w:tc>
          <w:tcPr>
            <w:tcW w:w="555" w:type="pct"/>
            <w:noWrap/>
            <w:vAlign w:val="bottom"/>
          </w:tcPr>
          <w:p w14:paraId="6A375661" w14:textId="69FE882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67F9C08C" w14:textId="64BA5D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735C979E" w14:textId="5CB3BB1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423183A8" w14:textId="761D9D4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0.66</w:t>
            </w:r>
          </w:p>
        </w:tc>
      </w:tr>
      <w:tr w:rsidR="008C3862" w:rsidRPr="00256197" w14:paraId="511431DA" w14:textId="77777777" w:rsidTr="00DB11CB">
        <w:trPr>
          <w:trHeight w:val="288"/>
          <w:jc w:val="center"/>
        </w:trPr>
        <w:tc>
          <w:tcPr>
            <w:tcW w:w="707" w:type="pct"/>
            <w:vMerge/>
          </w:tcPr>
          <w:p w14:paraId="5F5412E0"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764F31E"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36CF9FBD" w14:textId="692775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562FE755" w14:textId="29D564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06CA8146" w14:textId="7A6D6CD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1CE024B" w14:textId="52F668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773AC2FF" w14:textId="5210E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457A2FB" w14:textId="6D7EB18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r>
    </w:tbl>
    <w:p w14:paraId="64B9E6F3" w14:textId="77777777" w:rsidR="00FD1472" w:rsidRPr="00256197" w:rsidRDefault="00FD1472" w:rsidP="00E07BB5">
      <w:pPr>
        <w:jc w:val="both"/>
        <w:rPr>
          <w:rFonts w:cs="Times New Roman"/>
        </w:rPr>
      </w:pPr>
    </w:p>
    <w:p w14:paraId="680F382E" w14:textId="009D4C7F" w:rsidR="00EA7E7B" w:rsidRPr="00B03562" w:rsidRDefault="00D82546" w:rsidP="00C60093">
      <w:pPr>
        <w:rPr>
          <w:rFonts w:cs="Times New Roman"/>
        </w:rPr>
      </w:pPr>
      <w:r>
        <w:rPr>
          <w:rFonts w:cs="Times New Roman"/>
        </w:rPr>
        <w:lastRenderedPageBreak/>
        <w:t xml:space="preserve">However, there is a clear spatial structure to these results. </w:t>
      </w:r>
      <w:r w:rsidR="00FD0DD5" w:rsidRPr="00B03562">
        <w:rPr>
          <w:rFonts w:cs="Times New Roman"/>
        </w:rPr>
        <w:t xml:space="preserve">Figure </w:t>
      </w:r>
      <w:r w:rsidR="00C60093" w:rsidRPr="00B03562">
        <w:rPr>
          <w:rFonts w:cs="Times New Roman"/>
        </w:rPr>
        <w:t>3</w:t>
      </w:r>
      <w:r w:rsidR="00FD0DD5" w:rsidRPr="00B03562">
        <w:rPr>
          <w:rFonts w:cs="Times New Roman"/>
        </w:rPr>
        <w:t xml:space="preserve"> shows the spatial distribution of willingness to pay classifications </w:t>
      </w:r>
      <w:r w:rsidR="00EE27BD" w:rsidRPr="00B03562">
        <w:rPr>
          <w:rFonts w:cs="Times New Roman"/>
        </w:rPr>
        <w:t xml:space="preserve">categorizing strategies on </w:t>
      </w:r>
      <w:r w:rsidR="002942E5" w:rsidRPr="00B03562">
        <w:rPr>
          <w:rFonts w:cs="Times New Roman"/>
        </w:rPr>
        <w:t xml:space="preserve">wheat yield </w:t>
      </w:r>
      <w:del w:id="203" w:author="MKONDIWA, Maxwell (CIMMYT-India)" w:date="2024-05-13T22:38:00Z" w16du:dateUtc="2024-05-13T17:08:00Z">
        <w:r w:rsidR="00EE27BD" w:rsidRPr="00B03562" w:rsidDel="00BF6E42">
          <w:rPr>
            <w:rFonts w:cs="Times New Roman"/>
          </w:rPr>
          <w:delText>whether they are worse</w:delText>
        </w:r>
      </w:del>
      <w:ins w:id="204" w:author="MKONDIWA, Maxwell (CIMMYT-India)" w:date="2024-05-13T22:38:00Z" w16du:dateUtc="2024-05-13T17:08:00Z">
        <w:r w:rsidR="00BF6E42">
          <w:rPr>
            <w:rFonts w:cs="Times New Roman"/>
          </w:rPr>
          <w:t>worse than</w:t>
        </w:r>
      </w:ins>
      <w:r w:rsidR="00EE27BD" w:rsidRPr="00B03562">
        <w:rPr>
          <w:rFonts w:cs="Times New Roman"/>
        </w:rPr>
        <w:t>, b</w:t>
      </w:r>
      <w:ins w:id="205" w:author="MKONDIWA, Maxwell (CIMMYT-India)" w:date="2024-05-13T22:38:00Z" w16du:dateUtc="2024-05-13T17:08:00Z">
        <w:r w:rsidR="004134CF">
          <w:rPr>
            <w:rFonts w:cs="Times New Roman"/>
          </w:rPr>
          <w:t>etter than</w:t>
        </w:r>
      </w:ins>
      <w:del w:id="206" w:author="MKONDIWA, Maxwell (CIMMYT-India)" w:date="2024-05-13T22:38:00Z" w16du:dateUtc="2024-05-13T17:08:00Z">
        <w:r w:rsidR="00EE27BD" w:rsidRPr="00B03562" w:rsidDel="004134CF">
          <w:rPr>
            <w:rFonts w:cs="Times New Roman"/>
          </w:rPr>
          <w:delText>etter or worse</w:delText>
        </w:r>
      </w:del>
      <w:r w:rsidR="00C1368C" w:rsidRPr="00B03562">
        <w:rPr>
          <w:rFonts w:cs="Times New Roman"/>
        </w:rPr>
        <w:t>,</w:t>
      </w:r>
      <w:r w:rsidR="00EE27BD" w:rsidRPr="00B03562">
        <w:rPr>
          <w:rFonts w:cs="Times New Roman"/>
        </w:rPr>
        <w:t xml:space="preserve"> and </w:t>
      </w:r>
      <w:ins w:id="207" w:author="MKONDIWA, Maxwell (CIMMYT-India)" w:date="2024-05-13T22:38:00Z" w16du:dateUtc="2024-05-13T17:08:00Z">
        <w:r w:rsidR="004134CF">
          <w:rPr>
            <w:rFonts w:cs="Times New Roman"/>
          </w:rPr>
          <w:t>not different from</w:t>
        </w:r>
      </w:ins>
      <w:del w:id="208" w:author="MKONDIWA, Maxwell (CIMMYT-India)" w:date="2024-05-13T22:38:00Z" w16du:dateUtc="2024-05-13T17:08:00Z">
        <w:r w:rsidR="00EE27BD" w:rsidRPr="00B03562" w:rsidDel="004134CF">
          <w:rPr>
            <w:rFonts w:cs="Times New Roman"/>
          </w:rPr>
          <w:delText>better than</w:delText>
        </w:r>
      </w:del>
      <w:r w:rsidR="00EE27BD" w:rsidRPr="00B03562">
        <w:rPr>
          <w:rFonts w:cs="Times New Roman"/>
        </w:rPr>
        <w:t xml:space="preserve"> the fixed long rice planting strategy</w:t>
      </w:r>
      <w:ins w:id="209" w:author="MKONDIWA, Maxwell (CIMMYT-India)" w:date="2024-05-13T23:01:00Z" w16du:dateUtc="2024-05-13T17:31:00Z">
        <w:r w:rsidR="00FD10EA">
          <w:rPr>
            <w:rFonts w:cs="Times New Roman"/>
          </w:rPr>
          <w:t xml:space="preserve"> (S1)</w:t>
        </w:r>
      </w:ins>
      <w:r w:rsidR="00EE27BD" w:rsidRPr="00B03562">
        <w:rPr>
          <w:rFonts w:cs="Times New Roman"/>
        </w:rPr>
        <w:t xml:space="preserve">. </w:t>
      </w:r>
      <w:r w:rsidR="00EC6781" w:rsidRPr="00B03562">
        <w:rPr>
          <w:rFonts w:cs="Times New Roman"/>
        </w:rPr>
        <w:t>Fixed planting of a medium duration rice variety</w:t>
      </w:r>
      <w:ins w:id="210" w:author="MKONDIWA, Maxwell (CIMMYT-India)" w:date="2024-05-13T23:00:00Z" w16du:dateUtc="2024-05-13T17:30:00Z">
        <w:r w:rsidR="00AB3CCF">
          <w:rPr>
            <w:rFonts w:cs="Times New Roman"/>
          </w:rPr>
          <w:t xml:space="preserve"> </w:t>
        </w:r>
      </w:ins>
      <w:ins w:id="211" w:author="MKONDIWA, Maxwell (CIMMYT-India)" w:date="2024-05-13T23:01:00Z" w16du:dateUtc="2024-05-13T17:31:00Z">
        <w:r w:rsidR="00AB3CCF">
          <w:rPr>
            <w:rFonts w:cs="Times New Roman"/>
          </w:rPr>
          <w:t>(S</w:t>
        </w:r>
        <w:r w:rsidR="00FD10EA">
          <w:rPr>
            <w:rFonts w:cs="Times New Roman"/>
          </w:rPr>
          <w:t>2</w:t>
        </w:r>
        <w:r w:rsidR="00AB3CCF">
          <w:rPr>
            <w:rFonts w:cs="Times New Roman"/>
          </w:rPr>
          <w:t>)</w:t>
        </w:r>
      </w:ins>
      <w:r w:rsidR="00EC6781" w:rsidRPr="00B03562">
        <w:rPr>
          <w:rFonts w:cs="Times New Roman"/>
        </w:rPr>
        <w:t xml:space="preserve"> seems to be the best strategy to ensure higher wheat yields across </w:t>
      </w:r>
      <w:r w:rsidR="007F4DE7" w:rsidRPr="00B03562">
        <w:rPr>
          <w:rFonts w:cs="Times New Roman"/>
        </w:rPr>
        <w:t>most locations in</w:t>
      </w:r>
      <w:r w:rsidR="007B019E">
        <w:rPr>
          <w:rFonts w:cs="Times New Roman"/>
        </w:rPr>
        <w:t xml:space="preserve"> the</w:t>
      </w:r>
      <w:r w:rsidR="007F4DE7" w:rsidRPr="00B03562">
        <w:rPr>
          <w:rFonts w:cs="Times New Roman"/>
        </w:rPr>
        <w:t xml:space="preserve"> IGP except </w:t>
      </w:r>
      <w:r w:rsidR="007B019E">
        <w:rPr>
          <w:rFonts w:cs="Times New Roman"/>
        </w:rPr>
        <w:t xml:space="preserve">in </w:t>
      </w:r>
      <w:r w:rsidR="007F4DE7" w:rsidRPr="00B03562">
        <w:rPr>
          <w:rFonts w:cs="Times New Roman"/>
        </w:rPr>
        <w:t xml:space="preserve">the northwestern </w:t>
      </w:r>
      <w:r w:rsidR="007B019E">
        <w:rPr>
          <w:rFonts w:cs="Times New Roman"/>
        </w:rPr>
        <w:t>IGP</w:t>
      </w:r>
      <w:r w:rsidR="007F4DE7" w:rsidRPr="00B03562">
        <w:rPr>
          <w:rFonts w:cs="Times New Roman"/>
        </w:rPr>
        <w:t xml:space="preserve"> where</w:t>
      </w:r>
      <w:r w:rsidR="00C44BE4" w:rsidRPr="00B03562">
        <w:rPr>
          <w:rFonts w:cs="Times New Roman"/>
        </w:rPr>
        <w:t xml:space="preserve"> one would be indifferent (12%)</w:t>
      </w:r>
      <w:r w:rsidR="00EC6781" w:rsidRPr="00B03562">
        <w:rPr>
          <w:rFonts w:cs="Times New Roman"/>
        </w:rPr>
        <w:t xml:space="preserve">. </w:t>
      </w:r>
      <w:r>
        <w:rPr>
          <w:rFonts w:cs="Times New Roman"/>
        </w:rPr>
        <w:t xml:space="preserve">Besides, the Eastern IGP also performs well with planting long duration varieties at the monsoon onset, which is much earlier in the Eastern IGP than in the Western IGP. </w:t>
      </w:r>
    </w:p>
    <w:p w14:paraId="0983A439" w14:textId="7DB98504" w:rsidR="000F5A64" w:rsidRPr="00B03562" w:rsidRDefault="00A106D8" w:rsidP="003F509D">
      <w:pPr>
        <w:rPr>
          <w:rFonts w:cs="Times New Roman"/>
        </w:rPr>
      </w:pPr>
      <w:r>
        <w:rPr>
          <w:rFonts w:cs="Times New Roman"/>
          <w:noProof/>
        </w:rPr>
        <w:drawing>
          <wp:inline distT="0" distB="0" distL="0" distR="0" wp14:anchorId="6554CD0C" wp14:editId="708F68C8">
            <wp:extent cx="4441371" cy="6074320"/>
            <wp:effectExtent l="0" t="0" r="0" b="3175"/>
            <wp:docPr id="2080310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4324" cy="6119389"/>
                    </a:xfrm>
                    <a:prstGeom prst="rect">
                      <a:avLst/>
                    </a:prstGeom>
                    <a:noFill/>
                  </pic:spPr>
                </pic:pic>
              </a:graphicData>
            </a:graphic>
          </wp:inline>
        </w:drawing>
      </w:r>
    </w:p>
    <w:p w14:paraId="3E5D4650" w14:textId="2A3FC5C5" w:rsidR="009B5072" w:rsidRPr="00B03562" w:rsidRDefault="009B5072" w:rsidP="009B5072">
      <w:pPr>
        <w:rPr>
          <w:rFonts w:cs="Times New Roman"/>
        </w:rPr>
      </w:pPr>
      <w:r w:rsidRPr="00B03562">
        <w:rPr>
          <w:rFonts w:cs="Times New Roman"/>
        </w:rPr>
        <w:t>Figure 3: Willingness to pay (wheat yield t</w:t>
      </w:r>
      <w:r w:rsidR="00C662D2">
        <w:rPr>
          <w:rFonts w:cs="Times New Roman"/>
        </w:rPr>
        <w:t>on</w:t>
      </w:r>
      <w:r w:rsidRPr="00B03562">
        <w:rPr>
          <w:rFonts w:cs="Times New Roman"/>
        </w:rPr>
        <w:t>/ha) for the strategy against a fixed long duration variety reference strategy using second order stochastic dominance.</w:t>
      </w:r>
      <w:r w:rsidR="003C093D">
        <w:rPr>
          <w:rFonts w:cs="Times New Roman"/>
        </w:rPr>
        <w:t xml:space="preserve"> </w:t>
      </w:r>
      <w:r w:rsidR="003C093D" w:rsidRPr="00BB2926">
        <w:rPr>
          <w:rFonts w:cs="Times New Roman"/>
          <w:sz w:val="20"/>
          <w:szCs w:val="20"/>
        </w:rPr>
        <w:t xml:space="preserve">Note: S0 to S6 are as defined in table 2 where </w:t>
      </w:r>
      <w:r w:rsidR="003C093D" w:rsidRPr="00BB2926">
        <w:rPr>
          <w:rFonts w:cs="Times New Roman"/>
          <w:sz w:val="20"/>
          <w:szCs w:val="20"/>
        </w:rPr>
        <w:lastRenderedPageBreak/>
        <w:t>S0=farmer practice, S1=fixed long (baseline), S2=fixed medium, S3=onset long, S4=onset long supplemental irrigation, S5=onset medium, S6=onset medium supplemental irrigation.</w:t>
      </w:r>
    </w:p>
    <w:p w14:paraId="17F3CB7B" w14:textId="5678D5A7" w:rsidR="005635F1" w:rsidRPr="00256197" w:rsidRDefault="005635F1">
      <w:pPr>
        <w:spacing w:line="259" w:lineRule="auto"/>
        <w:rPr>
          <w:rFonts w:eastAsiaTheme="majorEastAsia" w:cs="Times New Roman"/>
          <w:b/>
          <w:szCs w:val="26"/>
        </w:rPr>
      </w:pPr>
    </w:p>
    <w:p w14:paraId="53C384A5" w14:textId="112225C2" w:rsidR="00CA6B83" w:rsidRDefault="0024547E" w:rsidP="00962A74">
      <w:pPr>
        <w:pStyle w:val="Heading2"/>
      </w:pPr>
      <w:r w:rsidRPr="00256197">
        <w:t>3.</w:t>
      </w:r>
      <w:r w:rsidR="001B0E02" w:rsidRPr="00256197">
        <w:t>2</w:t>
      </w:r>
      <w:r w:rsidRPr="00256197">
        <w:t xml:space="preserve">. </w:t>
      </w:r>
      <w:r w:rsidR="00CA6B83" w:rsidRPr="00256197">
        <w:t>System-wide</w:t>
      </w:r>
      <w:r w:rsidR="005919C9" w:rsidRPr="00256197">
        <w:t xml:space="preserve"> </w:t>
      </w:r>
      <w:r w:rsidR="00AB3F58" w:rsidRPr="00256197">
        <w:t xml:space="preserve">economic benefits </w:t>
      </w:r>
      <w:r w:rsidR="005919C9" w:rsidRPr="00256197">
        <w:t xml:space="preserve">for </w:t>
      </w:r>
      <w:r w:rsidR="00523BC2" w:rsidRPr="00256197">
        <w:t xml:space="preserve">a </w:t>
      </w:r>
      <w:r w:rsidR="005919C9" w:rsidRPr="00256197">
        <w:t>risk</w:t>
      </w:r>
      <w:ins w:id="212" w:author="MKONDIWA, Maxwell (CIMMYT-India)" w:date="2024-05-13T22:12:00Z" w16du:dateUtc="2024-05-13T16:42:00Z">
        <w:r w:rsidR="003160EA">
          <w:t>-</w:t>
        </w:r>
      </w:ins>
      <w:del w:id="213" w:author="MKONDIWA, Maxwell (CIMMYT-India)" w:date="2024-05-13T22:12:00Z" w16du:dateUtc="2024-05-13T16:42:00Z">
        <w:r w:rsidR="005919C9" w:rsidRPr="00256197" w:rsidDel="003160EA">
          <w:delText xml:space="preserve"> </w:delText>
        </w:r>
      </w:del>
      <w:r w:rsidR="005919C9" w:rsidRPr="00256197">
        <w:t>averse farmer</w:t>
      </w:r>
    </w:p>
    <w:p w14:paraId="4A7CF66B" w14:textId="10837F39" w:rsidR="00D82546" w:rsidRPr="00D82546" w:rsidRDefault="00D82546" w:rsidP="00B03562">
      <w:r>
        <w:t>The above yield-based risk assessment likely matter most to subsistence farmers. Most farmers in the IGP, however, sell some parts of their produce</w:t>
      </w:r>
      <w:r w:rsidR="009F5123">
        <w:t xml:space="preserve"> </w:t>
      </w:r>
      <w:r w:rsidR="009F5123">
        <w:fldChar w:fldCharType="begin"/>
      </w:r>
      <w:r w:rsidR="009F5123">
        <w:instrText xml:space="preserve"> ADDIN EN.CITE &lt;EndNote&gt;&lt;Cite&gt;&lt;Author&gt;Urfels&lt;/Author&gt;&lt;Year&gt;2023&lt;/Year&gt;&lt;RecNum&gt;25&lt;/RecNum&gt;&lt;DisplayText&gt;(Urfels et al., 2023)&lt;/DisplayText&gt;&lt;record&gt;&lt;rec-number&gt;25&lt;/rec-number&gt;&lt;foreign-keys&gt;&lt;key app="EN" db-id="x2spr2203vv0rxezzvzxvftcr0vvxept9tas" timestamp="1697122054"&gt;25&lt;/key&gt;&lt;/foreign-keys&gt;&lt;ref-type name="Journal Article"&gt;17&lt;/ref-type&gt;&lt;contributors&gt;&lt;authors&gt;&lt;author&gt;Urfels, Anton&lt;/author&gt;&lt;author&gt;Mausch, Kai&lt;/author&gt;&lt;author&gt;Harris, Dave&lt;/author&gt;&lt;author&gt;McDonald, Andrew J.&lt;/author&gt;&lt;author&gt;Kishore, Avinash&lt;/author&gt;&lt;author&gt;Balwinder, Singh&lt;/author&gt;&lt;author&gt;van Halsema, Gerardo&lt;/author&gt;&lt;author&gt;Struik, Paul C.&lt;/author&gt;&lt;author&gt;Craufurd, Peter&lt;/author&gt;&lt;author&gt;Foster, Timothy&lt;/author&gt;&lt;author&gt;Singh, Vartika&lt;/author&gt;&lt;author&gt;Krupnik, Timothy J.&lt;/author&gt;&lt;/authors&gt;&lt;/contributors&gt;&lt;titles&gt;&lt;title&gt;Farm size limits agriculture&amp;apos;s poverty reduction potential in Eastern India even with irrigation-led intensification&lt;/title&gt;&lt;secondary-title&gt;Agricultural Systems&lt;/secondary-title&gt;&lt;/titles&gt;&lt;periodical&gt;&lt;full-title&gt;Agricultural Systems&lt;/full-title&gt;&lt;/periodical&gt;&lt;pages&gt;103618&lt;/pages&gt;&lt;volume&gt;207&lt;/volume&gt;&lt;keywords&gt;&lt;keyword&gt;South Asia&lt;/keyword&gt;&lt;keyword&gt;Intensification Benefit Index&lt;/keyword&gt;&lt;keyword&gt;Groundwater&lt;/keyword&gt;&lt;keyword&gt;Sustainable agriculture&lt;/keyword&gt;&lt;keyword&gt;Rural transformation&lt;/keyword&gt;&lt;keyword&gt;Indo-Gangetic Plains&lt;/keyword&gt;&lt;keyword&gt;Rice-wheat system&lt;/keyword&gt;&lt;/keywords&gt;&lt;dates&gt;&lt;year&gt;2023&lt;/year&gt;&lt;pub-dates&gt;&lt;date&gt;2023/04/01/&lt;/date&gt;&lt;/pub-dates&gt;&lt;/dates&gt;&lt;isbn&gt;0308-521X&lt;/isbn&gt;&lt;urls&gt;&lt;related-urls&gt;&lt;url&gt;https://www.sciencedirect.com/science/article/pii/S0308521X23000239&lt;/url&gt;&lt;/related-urls&gt;&lt;/urls&gt;&lt;electronic-resource-num&gt;https://doi.org/10.1016/j.agsy.2023.103618&lt;/electronic-resource-num&gt;&lt;/record&gt;&lt;/Cite&gt;&lt;/EndNote&gt;</w:instrText>
      </w:r>
      <w:r w:rsidR="009F5123">
        <w:fldChar w:fldCharType="separate"/>
      </w:r>
      <w:r w:rsidR="009F5123">
        <w:rPr>
          <w:noProof/>
        </w:rPr>
        <w:t>(Urfels et al., 2023)</w:t>
      </w:r>
      <w:r w:rsidR="009F5123">
        <w:fldChar w:fldCharType="end"/>
      </w:r>
      <w:r>
        <w:t>. Fully evaluating the system level risks thus requires an econom</w:t>
      </w:r>
      <w:r w:rsidR="00D8304F">
        <w:t>ic</w:t>
      </w:r>
      <w:r>
        <w:t xml:space="preserve"> evaluation across both crops. We first provide an overview of the revenue and associated risks, followed by a more </w:t>
      </w:r>
      <w:r w:rsidR="00784312">
        <w:t>profit-oriented</w:t>
      </w:r>
      <w:r>
        <w:t xml:space="preserve"> analysis that includes partial costs incurred for irrigation as this is the only cost variable that varies across </w:t>
      </w:r>
      <w:ins w:id="214" w:author="MKONDIWA, Maxwell (CIMMYT-India)" w:date="2024-05-13T21:48:00Z" w16du:dateUtc="2024-05-13T16:18:00Z">
        <w:r w:rsidR="00B10CD4">
          <w:t>the</w:t>
        </w:r>
      </w:ins>
      <w:del w:id="215" w:author="MKONDIWA, Maxwell (CIMMYT-India)" w:date="2024-05-13T21:48:00Z" w16du:dateUtc="2024-05-13T16:18:00Z">
        <w:r w:rsidDel="00B10CD4">
          <w:delText>our</w:delText>
        </w:r>
      </w:del>
      <w:r>
        <w:t xml:space="preserve"> scenarios.</w:t>
      </w:r>
    </w:p>
    <w:p w14:paraId="501D4D9A" w14:textId="240DD505" w:rsidR="009639B7" w:rsidRPr="00256197" w:rsidRDefault="009639B7" w:rsidP="00E73219">
      <w:pPr>
        <w:pStyle w:val="Heading3"/>
      </w:pPr>
      <w:r w:rsidRPr="00256197">
        <w:t>3.</w:t>
      </w:r>
      <w:r w:rsidR="001B0E02" w:rsidRPr="00256197">
        <w:t>2</w:t>
      </w:r>
      <w:r w:rsidRPr="00256197">
        <w:t xml:space="preserve">.1. </w:t>
      </w:r>
      <w:r w:rsidR="00F10479" w:rsidRPr="00256197">
        <w:t>System r</w:t>
      </w:r>
      <w:r w:rsidRPr="00256197">
        <w:t>evenues</w:t>
      </w:r>
    </w:p>
    <w:p w14:paraId="30F69249" w14:textId="49D909FD" w:rsidR="00B3217B" w:rsidRPr="00B03562" w:rsidRDefault="00897421" w:rsidP="002B6E4A">
      <w:pPr>
        <w:jc w:val="both"/>
        <w:rPr>
          <w:rFonts w:cs="Times New Roman"/>
        </w:rPr>
      </w:pPr>
      <w:r w:rsidRPr="00B03562">
        <w:rPr>
          <w:rFonts w:cs="Times New Roman"/>
        </w:rPr>
        <w:t xml:space="preserve">Table </w:t>
      </w:r>
      <w:r w:rsidR="00CF209B" w:rsidRPr="00B03562">
        <w:rPr>
          <w:rFonts w:cs="Times New Roman"/>
        </w:rPr>
        <w:t>5</w:t>
      </w:r>
      <w:r w:rsidRPr="00B03562">
        <w:rPr>
          <w:rFonts w:cs="Times New Roman"/>
        </w:rPr>
        <w:t xml:space="preserve"> shows the descriptive statistics for the willingness to pay bounds. Starting with the percentage of </w:t>
      </w:r>
      <w:r w:rsidR="007070FF">
        <w:rPr>
          <w:rFonts w:cs="Times New Roman"/>
        </w:rPr>
        <w:t>grid cells</w:t>
      </w:r>
      <w:r w:rsidRPr="00B03562">
        <w:rPr>
          <w:rFonts w:cs="Times New Roman"/>
        </w:rPr>
        <w:t xml:space="preserve"> that would benefit from each of the scenarios as compared to the baseline</w:t>
      </w:r>
      <w:ins w:id="216" w:author="MKONDIWA, Maxwell (CIMMYT-India)" w:date="2024-05-13T23:02:00Z" w16du:dateUtc="2024-05-13T17:32:00Z">
        <w:r w:rsidR="008E328B">
          <w:rPr>
            <w:rFonts w:cs="Times New Roman"/>
          </w:rPr>
          <w:t xml:space="preserve"> (S1)</w:t>
        </w:r>
      </w:ins>
      <w:r w:rsidRPr="00B03562">
        <w:rPr>
          <w:rFonts w:cs="Times New Roman"/>
        </w:rPr>
        <w:t xml:space="preserve">, </w:t>
      </w:r>
      <w:r w:rsidR="00E02E87" w:rsidRPr="00B03562">
        <w:rPr>
          <w:rFonts w:cs="Times New Roman"/>
        </w:rPr>
        <w:t xml:space="preserve">the </w:t>
      </w:r>
      <w:r w:rsidR="00FF1542">
        <w:rPr>
          <w:rFonts w:cs="Times New Roman"/>
        </w:rPr>
        <w:t>WTP summary</w:t>
      </w:r>
      <w:r w:rsidR="00E02E87" w:rsidRPr="00B03562">
        <w:rPr>
          <w:rFonts w:cs="Times New Roman"/>
        </w:rPr>
        <w:t xml:space="preserve"> rows show that</w:t>
      </w:r>
      <w:r w:rsidR="00322B9B" w:rsidRPr="00B03562">
        <w:rPr>
          <w:rFonts w:cs="Times New Roman"/>
        </w:rPr>
        <w:t xml:space="preserve"> </w:t>
      </w:r>
      <w:r w:rsidR="006144B9">
        <w:rPr>
          <w:rFonts w:cs="Times New Roman"/>
        </w:rPr>
        <w:t>farmers’ practices</w:t>
      </w:r>
      <w:ins w:id="217" w:author="MKONDIWA, Maxwell (CIMMYT-India)" w:date="2024-05-13T23:02:00Z" w16du:dateUtc="2024-05-13T17:32:00Z">
        <w:r w:rsidR="00C1116B">
          <w:rPr>
            <w:rFonts w:cs="Times New Roman"/>
          </w:rPr>
          <w:t xml:space="preserve"> (S0)</w:t>
        </w:r>
      </w:ins>
      <w:r w:rsidR="006144B9">
        <w:rPr>
          <w:rFonts w:cs="Times New Roman"/>
        </w:rPr>
        <w:t xml:space="preserve"> is the worst performing </w:t>
      </w:r>
      <w:r w:rsidR="00322B9B" w:rsidRPr="00B03562">
        <w:rPr>
          <w:rFonts w:cs="Times New Roman"/>
        </w:rPr>
        <w:t>stra</w:t>
      </w:r>
      <w:r w:rsidR="006144B9">
        <w:rPr>
          <w:rFonts w:cs="Times New Roman"/>
        </w:rPr>
        <w:t>tegy</w:t>
      </w:r>
      <w:r w:rsidR="00322B9B" w:rsidRPr="00B03562">
        <w:rPr>
          <w:rFonts w:cs="Times New Roman"/>
        </w:rPr>
        <w:t xml:space="preserve"> </w:t>
      </w:r>
      <w:del w:id="218" w:author="MKONDIWA, Maxwell (CIMMYT-India)" w:date="2024-05-13T23:02:00Z" w16du:dateUtc="2024-05-13T17:32:00Z">
        <w:r w:rsidR="006144B9" w:rsidDel="00C1116B">
          <w:rPr>
            <w:rFonts w:cs="Times New Roman"/>
          </w:rPr>
          <w:delText xml:space="preserve"> </w:delText>
        </w:r>
      </w:del>
      <w:r w:rsidR="00052EA9">
        <w:rPr>
          <w:rFonts w:cs="Times New Roman"/>
        </w:rPr>
        <w:t>across</w:t>
      </w:r>
      <w:r w:rsidR="006144B9">
        <w:rPr>
          <w:rFonts w:cs="Times New Roman"/>
        </w:rPr>
        <w:t xml:space="preserve"> the </w:t>
      </w:r>
      <w:proofErr w:type="gramStart"/>
      <w:r w:rsidR="006144B9">
        <w:rPr>
          <w:rFonts w:cs="Times New Roman"/>
        </w:rPr>
        <w:t xml:space="preserve">IGP </w:t>
      </w:r>
      <w:r w:rsidR="00322B9B" w:rsidRPr="00B03562">
        <w:rPr>
          <w:rFonts w:cs="Times New Roman"/>
        </w:rPr>
        <w:t xml:space="preserve"> </w:t>
      </w:r>
      <w:r w:rsidR="005F397F" w:rsidRPr="00B03562">
        <w:rPr>
          <w:rFonts w:cs="Times New Roman"/>
        </w:rPr>
        <w:t>(</w:t>
      </w:r>
      <w:proofErr w:type="gramEnd"/>
      <w:r w:rsidR="005F397F" w:rsidRPr="00B03562">
        <w:rPr>
          <w:rFonts w:cs="Times New Roman"/>
        </w:rPr>
        <w:t>column 3)</w:t>
      </w:r>
      <w:r w:rsidR="003B12F8" w:rsidRPr="00B03562">
        <w:rPr>
          <w:rFonts w:cs="Times New Roman"/>
        </w:rPr>
        <w:t xml:space="preserve"> with </w:t>
      </w:r>
      <w:ins w:id="219" w:author="MKONDIWA, Maxwell (CIMMYT-India)" w:date="2024-05-13T23:17:00Z" w16du:dateUtc="2024-05-13T17:47:00Z">
        <w:r w:rsidR="000B3D8A">
          <w:rPr>
            <w:rFonts w:cs="Times New Roman"/>
          </w:rPr>
          <w:t>89</w:t>
        </w:r>
      </w:ins>
      <w:del w:id="220" w:author="MKONDIWA, Maxwell (CIMMYT-India)" w:date="2024-05-13T23:17:00Z" w16du:dateUtc="2024-05-13T17:47:00Z">
        <w:r w:rsidR="003B12F8" w:rsidRPr="00B03562" w:rsidDel="007010F9">
          <w:rPr>
            <w:rFonts w:cs="Times New Roman"/>
          </w:rPr>
          <w:delText>78</w:delText>
        </w:r>
      </w:del>
      <w:r w:rsidR="003B12F8" w:rsidRPr="00B03562">
        <w:rPr>
          <w:rFonts w:cs="Times New Roman"/>
        </w:rPr>
        <w:t>% losing</w:t>
      </w:r>
      <w:r w:rsidR="00E02E87" w:rsidRPr="00B03562">
        <w:rPr>
          <w:rFonts w:cs="Times New Roman"/>
        </w:rPr>
        <w:t xml:space="preserve"> </w:t>
      </w:r>
      <w:r w:rsidR="006144B9">
        <w:rPr>
          <w:rFonts w:cs="Times New Roman"/>
        </w:rPr>
        <w:t>compared to the state recommended planting dates</w:t>
      </w:r>
      <w:ins w:id="221" w:author="MKONDIWA, Maxwell (CIMMYT-India)" w:date="2024-05-13T23:02:00Z" w16du:dateUtc="2024-05-13T17:32:00Z">
        <w:r w:rsidR="00C1116B">
          <w:rPr>
            <w:rFonts w:cs="Times New Roman"/>
          </w:rPr>
          <w:t xml:space="preserve"> (S1)</w:t>
        </w:r>
      </w:ins>
      <w:r w:rsidR="006144B9">
        <w:rPr>
          <w:rFonts w:cs="Times New Roman"/>
        </w:rPr>
        <w:t xml:space="preserve">. This is followed by planting medium duration varieties at the monsoon </w:t>
      </w:r>
      <w:r w:rsidR="005F397F" w:rsidRPr="00B03562">
        <w:rPr>
          <w:rFonts w:cs="Times New Roman"/>
        </w:rPr>
        <w:t>onset with constrained irrigation</w:t>
      </w:r>
      <w:ins w:id="222" w:author="MKONDIWA, Maxwell (CIMMYT-India)" w:date="2024-05-13T23:03:00Z" w16du:dateUtc="2024-05-13T17:33:00Z">
        <w:r w:rsidR="005436AE">
          <w:rPr>
            <w:rFonts w:cs="Times New Roman"/>
          </w:rPr>
          <w:t xml:space="preserve"> (S6)</w:t>
        </w:r>
      </w:ins>
      <w:r w:rsidR="005F397F" w:rsidRPr="00B03562">
        <w:rPr>
          <w:rFonts w:cs="Times New Roman"/>
        </w:rPr>
        <w:t xml:space="preserve"> </w:t>
      </w:r>
      <w:r w:rsidR="009C2A02" w:rsidRPr="00B03562">
        <w:rPr>
          <w:rFonts w:cs="Times New Roman"/>
        </w:rPr>
        <w:t>(column 8</w:t>
      </w:r>
      <w:r w:rsidR="006144B9">
        <w:rPr>
          <w:rFonts w:cs="Times New Roman"/>
        </w:rPr>
        <w:t>) that results in</w:t>
      </w:r>
      <w:r w:rsidR="003B12F8" w:rsidRPr="00B03562">
        <w:rPr>
          <w:rFonts w:cs="Times New Roman"/>
        </w:rPr>
        <w:t xml:space="preserve"> </w:t>
      </w:r>
      <w:r w:rsidR="001F6C5D">
        <w:rPr>
          <w:rFonts w:cs="Times New Roman"/>
        </w:rPr>
        <w:t>52</w:t>
      </w:r>
      <w:r w:rsidR="003B12F8" w:rsidRPr="00B03562">
        <w:rPr>
          <w:rFonts w:cs="Times New Roman"/>
        </w:rPr>
        <w:t>%</w:t>
      </w:r>
      <w:r w:rsidR="006144B9">
        <w:rPr>
          <w:rFonts w:cs="Times New Roman"/>
        </w:rPr>
        <w:t xml:space="preserve"> of cells clearly worse off than the baseline</w:t>
      </w:r>
      <w:r w:rsidR="003B12F8" w:rsidRPr="00B03562">
        <w:rPr>
          <w:rFonts w:cs="Times New Roman"/>
        </w:rPr>
        <w:t>.</w:t>
      </w:r>
    </w:p>
    <w:p w14:paraId="0F7C41C1" w14:textId="056B0089" w:rsidR="00741AB0" w:rsidRPr="00B03562" w:rsidRDefault="00227D5B" w:rsidP="00CF209B">
      <w:pPr>
        <w:rPr>
          <w:rFonts w:cs="Times New Roman"/>
        </w:rPr>
      </w:pPr>
      <w:r w:rsidRPr="00B03562">
        <w:rPr>
          <w:rFonts w:cs="Times New Roman"/>
        </w:rPr>
        <w:t>Table</w:t>
      </w:r>
      <w:r w:rsidR="00861E3C" w:rsidRPr="00B03562">
        <w:rPr>
          <w:rFonts w:cs="Times New Roman"/>
        </w:rPr>
        <w:t xml:space="preserve"> </w:t>
      </w:r>
      <w:r w:rsidR="00CF209B" w:rsidRPr="00B03562">
        <w:rPr>
          <w:rFonts w:cs="Times New Roman"/>
        </w:rPr>
        <w:t>5</w:t>
      </w:r>
      <w:r w:rsidRPr="00B03562">
        <w:rPr>
          <w:rFonts w:cs="Times New Roman"/>
        </w:rPr>
        <w:t xml:space="preserve">: </w:t>
      </w:r>
      <w:r w:rsidR="00D472F3" w:rsidRPr="00B03562">
        <w:rPr>
          <w:rFonts w:cs="Times New Roman"/>
        </w:rPr>
        <w:t>Gross r</w:t>
      </w:r>
      <w:r w:rsidRPr="00B03562">
        <w:rPr>
          <w:rFonts w:cs="Times New Roman"/>
        </w:rPr>
        <w:t xml:space="preserve">evenue </w:t>
      </w:r>
      <w:r w:rsidR="003A2ECA" w:rsidRPr="00B03562">
        <w:rPr>
          <w:rFonts w:cs="Times New Roman"/>
        </w:rPr>
        <w:t>WTP (</w:t>
      </w:r>
      <w:r w:rsidR="00AB783A" w:rsidRPr="00B03562">
        <w:rPr>
          <w:rFonts w:cs="Times New Roman"/>
        </w:rPr>
        <w:t>thousand</w:t>
      </w:r>
      <w:r w:rsidR="00867E3D" w:rsidRPr="00B03562">
        <w:rPr>
          <w:rFonts w:cs="Times New Roman"/>
        </w:rPr>
        <w:t xml:space="preserve"> rup</w:t>
      </w:r>
      <w:r w:rsidR="007070FF">
        <w:rPr>
          <w:rFonts w:cs="Times New Roman"/>
        </w:rPr>
        <w:t>e</w:t>
      </w:r>
      <w:r w:rsidR="00867E3D" w:rsidRPr="00B03562">
        <w:rPr>
          <w:rFonts w:cs="Times New Roman"/>
        </w:rPr>
        <w:t>es</w:t>
      </w:r>
      <w:r w:rsidR="003A2ECA" w:rsidRPr="00B03562">
        <w:rPr>
          <w:rFonts w:cs="Times New Roman"/>
        </w:rPr>
        <w:t>/ha)</w:t>
      </w:r>
      <w:r w:rsidR="00D472F3" w:rsidRPr="00B03562">
        <w:rPr>
          <w:rFonts w:cs="Times New Roman"/>
        </w:rPr>
        <w:t xml:space="preserve"> bounds with fixed long as baseline</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EF630C" w:rsidRPr="00256197" w14:paraId="7F5B1DBF" w14:textId="77777777" w:rsidTr="004E1BD0">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1BC21968"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00557796"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69D96FEF"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55A817B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2CA395D0"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AB71279"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7C4C717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1BAAB7D5"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6B37EE" w:rsidRPr="00256197" w14:paraId="1761DF2E" w14:textId="77777777" w:rsidTr="004E1BD0">
        <w:trPr>
          <w:trHeight w:val="288"/>
          <w:jc w:val="center"/>
        </w:trPr>
        <w:tc>
          <w:tcPr>
            <w:tcW w:w="707" w:type="pct"/>
            <w:vMerge w:val="restart"/>
          </w:tcPr>
          <w:p w14:paraId="65913181"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0E250B4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3E2EDF2A" w14:textId="6FC905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-23.99</w:t>
            </w:r>
          </w:p>
        </w:tc>
        <w:tc>
          <w:tcPr>
            <w:tcW w:w="555" w:type="pct"/>
            <w:noWrap/>
            <w:vAlign w:val="bottom"/>
          </w:tcPr>
          <w:p w14:paraId="27341A76" w14:textId="0DD6B73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34.99</w:t>
            </w:r>
          </w:p>
        </w:tc>
        <w:tc>
          <w:tcPr>
            <w:tcW w:w="555" w:type="pct"/>
            <w:noWrap/>
            <w:vAlign w:val="bottom"/>
          </w:tcPr>
          <w:p w14:paraId="14E7F04B" w14:textId="013F153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8.37</w:t>
            </w:r>
          </w:p>
        </w:tc>
        <w:tc>
          <w:tcPr>
            <w:tcW w:w="555" w:type="pct"/>
            <w:noWrap/>
            <w:vAlign w:val="bottom"/>
          </w:tcPr>
          <w:p w14:paraId="20FA3567" w14:textId="6C1EACB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-14.67</w:t>
            </w:r>
          </w:p>
        </w:tc>
        <w:tc>
          <w:tcPr>
            <w:tcW w:w="555" w:type="pct"/>
            <w:noWrap/>
            <w:vAlign w:val="bottom"/>
          </w:tcPr>
          <w:p w14:paraId="39DF8730" w14:textId="6FD49D0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14.30</w:t>
            </w:r>
          </w:p>
        </w:tc>
        <w:tc>
          <w:tcPr>
            <w:tcW w:w="555" w:type="pct"/>
            <w:noWrap/>
            <w:vAlign w:val="bottom"/>
          </w:tcPr>
          <w:p w14:paraId="4F51FCF3" w14:textId="4A9821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1.49</w:t>
            </w:r>
          </w:p>
        </w:tc>
      </w:tr>
      <w:tr w:rsidR="006B37EE" w:rsidRPr="00256197" w14:paraId="09D04EE3" w14:textId="77777777" w:rsidTr="004E1BD0">
        <w:trPr>
          <w:trHeight w:val="288"/>
          <w:jc w:val="center"/>
        </w:trPr>
        <w:tc>
          <w:tcPr>
            <w:tcW w:w="707" w:type="pct"/>
            <w:vMerge/>
          </w:tcPr>
          <w:p w14:paraId="20BBA694"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9F23E73" w14:textId="4402C0E3" w:rsidR="006B37EE" w:rsidRPr="00B03562" w:rsidRDefault="006B37EE" w:rsidP="006B37EE">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w:t>
            </w:r>
            <w:r w:rsidR="004E1BD0" w:rsidRPr="00B03562">
              <w:rPr>
                <w:rFonts w:eastAsia="Times New Roman" w:cs="Times New Roman"/>
                <w:color w:val="000000"/>
                <w:sz w:val="20"/>
                <w:szCs w:val="20"/>
                <w:lang w:eastAsia="en-ZW"/>
              </w:rPr>
              <w:t>d.Dev</w:t>
            </w:r>
            <w:proofErr w:type="spellEnd"/>
          </w:p>
        </w:tc>
        <w:tc>
          <w:tcPr>
            <w:tcW w:w="555" w:type="pct"/>
            <w:noWrap/>
            <w:vAlign w:val="bottom"/>
          </w:tcPr>
          <w:p w14:paraId="3D52B4F1" w14:textId="494937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25.96</w:t>
            </w:r>
          </w:p>
        </w:tc>
        <w:tc>
          <w:tcPr>
            <w:tcW w:w="555" w:type="pct"/>
            <w:noWrap/>
            <w:vAlign w:val="bottom"/>
          </w:tcPr>
          <w:p w14:paraId="28F4625C" w14:textId="18EC0F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28.30</w:t>
            </w:r>
          </w:p>
        </w:tc>
        <w:tc>
          <w:tcPr>
            <w:tcW w:w="555" w:type="pct"/>
            <w:noWrap/>
            <w:vAlign w:val="bottom"/>
          </w:tcPr>
          <w:p w14:paraId="426E30F9" w14:textId="330DF5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41.11</w:t>
            </w:r>
          </w:p>
        </w:tc>
        <w:tc>
          <w:tcPr>
            <w:tcW w:w="555" w:type="pct"/>
            <w:noWrap/>
            <w:vAlign w:val="bottom"/>
          </w:tcPr>
          <w:p w14:paraId="18599A39" w14:textId="3984A1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47.53</w:t>
            </w:r>
          </w:p>
        </w:tc>
        <w:tc>
          <w:tcPr>
            <w:tcW w:w="555" w:type="pct"/>
            <w:noWrap/>
            <w:vAlign w:val="bottom"/>
          </w:tcPr>
          <w:p w14:paraId="407E4769" w14:textId="30442F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29.59</w:t>
            </w:r>
          </w:p>
        </w:tc>
        <w:tc>
          <w:tcPr>
            <w:tcW w:w="555" w:type="pct"/>
            <w:noWrap/>
            <w:vAlign w:val="bottom"/>
          </w:tcPr>
          <w:p w14:paraId="478664A8" w14:textId="42D3A34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31.35</w:t>
            </w:r>
          </w:p>
        </w:tc>
      </w:tr>
      <w:tr w:rsidR="006B37EE" w:rsidRPr="00256197" w14:paraId="7B444F7E" w14:textId="77777777" w:rsidTr="004E1BD0">
        <w:trPr>
          <w:trHeight w:val="288"/>
          <w:jc w:val="center"/>
        </w:trPr>
        <w:tc>
          <w:tcPr>
            <w:tcW w:w="707" w:type="pct"/>
            <w:vMerge/>
          </w:tcPr>
          <w:p w14:paraId="176F036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8E15A76"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8581984" w14:textId="4C2B95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-144.09</w:t>
            </w:r>
          </w:p>
        </w:tc>
        <w:tc>
          <w:tcPr>
            <w:tcW w:w="555" w:type="pct"/>
            <w:noWrap/>
            <w:vAlign w:val="bottom"/>
          </w:tcPr>
          <w:p w14:paraId="06D79CB9" w14:textId="3F22F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-28.54</w:t>
            </w:r>
          </w:p>
        </w:tc>
        <w:tc>
          <w:tcPr>
            <w:tcW w:w="555" w:type="pct"/>
            <w:noWrap/>
            <w:vAlign w:val="bottom"/>
          </w:tcPr>
          <w:p w14:paraId="18A4086D" w14:textId="3A9962E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-84.72</w:t>
            </w:r>
          </w:p>
        </w:tc>
        <w:tc>
          <w:tcPr>
            <w:tcW w:w="555" w:type="pct"/>
            <w:noWrap/>
            <w:vAlign w:val="bottom"/>
          </w:tcPr>
          <w:p w14:paraId="67E3FF4F" w14:textId="2973DFA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-125.24</w:t>
            </w:r>
          </w:p>
        </w:tc>
        <w:tc>
          <w:tcPr>
            <w:tcW w:w="555" w:type="pct"/>
            <w:noWrap/>
            <w:vAlign w:val="bottom"/>
          </w:tcPr>
          <w:p w14:paraId="30C65F01" w14:textId="5D5707A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-64.90</w:t>
            </w:r>
          </w:p>
        </w:tc>
        <w:tc>
          <w:tcPr>
            <w:tcW w:w="555" w:type="pct"/>
            <w:noWrap/>
            <w:vAlign w:val="bottom"/>
          </w:tcPr>
          <w:p w14:paraId="45377305" w14:textId="6ECDFF5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-89.49</w:t>
            </w:r>
          </w:p>
        </w:tc>
      </w:tr>
      <w:tr w:rsidR="006B37EE" w:rsidRPr="00256197" w14:paraId="4327AB3E" w14:textId="77777777" w:rsidTr="004E1BD0">
        <w:trPr>
          <w:trHeight w:val="288"/>
          <w:jc w:val="center"/>
        </w:trPr>
        <w:tc>
          <w:tcPr>
            <w:tcW w:w="707" w:type="pct"/>
            <w:vMerge/>
          </w:tcPr>
          <w:p w14:paraId="06AA9C5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A3BBFE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13D8052" w14:textId="6FC98C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-56.03</w:t>
            </w:r>
          </w:p>
        </w:tc>
        <w:tc>
          <w:tcPr>
            <w:tcW w:w="555" w:type="pct"/>
            <w:noWrap/>
            <w:vAlign w:val="bottom"/>
          </w:tcPr>
          <w:p w14:paraId="6F70923E" w14:textId="22290A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-15.52</w:t>
            </w:r>
          </w:p>
        </w:tc>
        <w:tc>
          <w:tcPr>
            <w:tcW w:w="555" w:type="pct"/>
            <w:noWrap/>
            <w:vAlign w:val="bottom"/>
          </w:tcPr>
          <w:p w14:paraId="4CA7472A" w14:textId="1B7CE5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-45.24</w:t>
            </w:r>
          </w:p>
        </w:tc>
        <w:tc>
          <w:tcPr>
            <w:tcW w:w="555" w:type="pct"/>
            <w:noWrap/>
            <w:vAlign w:val="bottom"/>
          </w:tcPr>
          <w:p w14:paraId="4861ECCD" w14:textId="216F869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-74.99</w:t>
            </w:r>
          </w:p>
        </w:tc>
        <w:tc>
          <w:tcPr>
            <w:tcW w:w="555" w:type="pct"/>
            <w:noWrap/>
            <w:vAlign w:val="bottom"/>
          </w:tcPr>
          <w:p w14:paraId="6FC64671" w14:textId="4E8C54D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-26.87</w:t>
            </w:r>
          </w:p>
        </w:tc>
        <w:tc>
          <w:tcPr>
            <w:tcW w:w="555" w:type="pct"/>
            <w:noWrap/>
            <w:vAlign w:val="bottom"/>
          </w:tcPr>
          <w:p w14:paraId="24895251" w14:textId="78A0404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-37.83</w:t>
            </w:r>
          </w:p>
        </w:tc>
      </w:tr>
      <w:tr w:rsidR="006B37EE" w:rsidRPr="00256197" w14:paraId="5AB006E4" w14:textId="77777777" w:rsidTr="004E1BD0">
        <w:trPr>
          <w:trHeight w:val="288"/>
          <w:jc w:val="center"/>
        </w:trPr>
        <w:tc>
          <w:tcPr>
            <w:tcW w:w="707" w:type="pct"/>
            <w:vMerge/>
          </w:tcPr>
          <w:p w14:paraId="63E13DBE"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30A822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5301418" w14:textId="36CDF0A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-39.27</w:t>
            </w:r>
          </w:p>
        </w:tc>
        <w:tc>
          <w:tcPr>
            <w:tcW w:w="555" w:type="pct"/>
            <w:noWrap/>
            <w:vAlign w:val="bottom"/>
          </w:tcPr>
          <w:p w14:paraId="307FB536" w14:textId="159523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22.03</w:t>
            </w:r>
          </w:p>
        </w:tc>
        <w:tc>
          <w:tcPr>
            <w:tcW w:w="555" w:type="pct"/>
            <w:noWrap/>
            <w:vAlign w:val="bottom"/>
          </w:tcPr>
          <w:p w14:paraId="2E579FF3" w14:textId="157D36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-19.37</w:t>
            </w:r>
          </w:p>
        </w:tc>
        <w:tc>
          <w:tcPr>
            <w:tcW w:w="555" w:type="pct"/>
            <w:noWrap/>
            <w:vAlign w:val="bottom"/>
          </w:tcPr>
          <w:p w14:paraId="72A0041E" w14:textId="7F90BEE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-51.28</w:t>
            </w:r>
          </w:p>
        </w:tc>
        <w:tc>
          <w:tcPr>
            <w:tcW w:w="555" w:type="pct"/>
            <w:noWrap/>
            <w:vAlign w:val="bottom"/>
          </w:tcPr>
          <w:p w14:paraId="7FCAE0BD" w14:textId="6EF7DC9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-4.45</w:t>
            </w:r>
          </w:p>
        </w:tc>
        <w:tc>
          <w:tcPr>
            <w:tcW w:w="555" w:type="pct"/>
            <w:noWrap/>
            <w:vAlign w:val="bottom"/>
          </w:tcPr>
          <w:p w14:paraId="251CBDF4" w14:textId="35D6435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-19.90</w:t>
            </w:r>
          </w:p>
        </w:tc>
      </w:tr>
      <w:tr w:rsidR="006B37EE" w:rsidRPr="00256197" w14:paraId="4EF3AFDD" w14:textId="77777777" w:rsidTr="004E1BD0">
        <w:trPr>
          <w:trHeight w:val="288"/>
          <w:jc w:val="center"/>
        </w:trPr>
        <w:tc>
          <w:tcPr>
            <w:tcW w:w="707" w:type="pct"/>
            <w:vMerge/>
          </w:tcPr>
          <w:p w14:paraId="2E053D1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A0529D2"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32212F0" w14:textId="77E1C97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-24.18</w:t>
            </w:r>
          </w:p>
        </w:tc>
        <w:tc>
          <w:tcPr>
            <w:tcW w:w="555" w:type="pct"/>
            <w:noWrap/>
            <w:vAlign w:val="bottom"/>
          </w:tcPr>
          <w:p w14:paraId="5D3D5D20" w14:textId="2BFA3C1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41.04</w:t>
            </w:r>
          </w:p>
        </w:tc>
        <w:tc>
          <w:tcPr>
            <w:tcW w:w="555" w:type="pct"/>
            <w:noWrap/>
            <w:vAlign w:val="bottom"/>
          </w:tcPr>
          <w:p w14:paraId="162A6999" w14:textId="39E0D76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7421C54E" w14:textId="01B4BD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-18.60</w:t>
            </w:r>
          </w:p>
        </w:tc>
        <w:tc>
          <w:tcPr>
            <w:tcW w:w="555" w:type="pct"/>
            <w:noWrap/>
            <w:vAlign w:val="bottom"/>
          </w:tcPr>
          <w:p w14:paraId="4E9B406A" w14:textId="0DE20F1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15.28</w:t>
            </w:r>
          </w:p>
        </w:tc>
        <w:tc>
          <w:tcPr>
            <w:tcW w:w="555" w:type="pct"/>
            <w:noWrap/>
            <w:vAlign w:val="bottom"/>
          </w:tcPr>
          <w:p w14:paraId="3502FEBF" w14:textId="346A4A0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-1.92</w:t>
            </w:r>
          </w:p>
        </w:tc>
      </w:tr>
      <w:tr w:rsidR="006B37EE" w:rsidRPr="00256197" w14:paraId="57ECF525" w14:textId="77777777" w:rsidTr="004E1BD0">
        <w:trPr>
          <w:trHeight w:val="288"/>
          <w:jc w:val="center"/>
        </w:trPr>
        <w:tc>
          <w:tcPr>
            <w:tcW w:w="707" w:type="pct"/>
            <w:vMerge/>
          </w:tcPr>
          <w:p w14:paraId="75AEA04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746B7D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F070E2A" w14:textId="6CA73A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-12.33</w:t>
            </w:r>
          </w:p>
        </w:tc>
        <w:tc>
          <w:tcPr>
            <w:tcW w:w="555" w:type="pct"/>
            <w:noWrap/>
            <w:vAlign w:val="bottom"/>
          </w:tcPr>
          <w:p w14:paraId="4CB74C68" w14:textId="667084D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56.10</w:t>
            </w:r>
          </w:p>
        </w:tc>
        <w:tc>
          <w:tcPr>
            <w:tcW w:w="555" w:type="pct"/>
            <w:noWrap/>
            <w:vAlign w:val="bottom"/>
          </w:tcPr>
          <w:p w14:paraId="2EFB0208" w14:textId="05A48BD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39.14</w:t>
            </w:r>
          </w:p>
        </w:tc>
        <w:tc>
          <w:tcPr>
            <w:tcW w:w="555" w:type="pct"/>
            <w:noWrap/>
            <w:vAlign w:val="bottom"/>
          </w:tcPr>
          <w:p w14:paraId="6E89B4FC" w14:textId="1494796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20.11</w:t>
            </w:r>
          </w:p>
        </w:tc>
        <w:tc>
          <w:tcPr>
            <w:tcW w:w="555" w:type="pct"/>
            <w:noWrap/>
            <w:vAlign w:val="bottom"/>
          </w:tcPr>
          <w:p w14:paraId="33F11DB6" w14:textId="1F01A81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36.06</w:t>
            </w:r>
          </w:p>
        </w:tc>
        <w:tc>
          <w:tcPr>
            <w:tcW w:w="555" w:type="pct"/>
            <w:noWrap/>
            <w:vAlign w:val="bottom"/>
          </w:tcPr>
          <w:p w14:paraId="440D93D4" w14:textId="1D9ABE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25.19</w:t>
            </w:r>
          </w:p>
        </w:tc>
      </w:tr>
      <w:tr w:rsidR="006B37EE" w:rsidRPr="00256197" w14:paraId="528D34DE" w14:textId="77777777" w:rsidTr="004E1BD0">
        <w:trPr>
          <w:trHeight w:val="288"/>
          <w:jc w:val="center"/>
        </w:trPr>
        <w:tc>
          <w:tcPr>
            <w:tcW w:w="707" w:type="pct"/>
            <w:vMerge/>
          </w:tcPr>
          <w:p w14:paraId="3885711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724F973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26893A8" w14:textId="54973BC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tcBorders>
              <w:bottom w:val="nil"/>
            </w:tcBorders>
            <w:noWrap/>
            <w:vAlign w:val="bottom"/>
          </w:tcPr>
          <w:p w14:paraId="30F59848" w14:textId="48DE2C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66.82</w:t>
            </w:r>
          </w:p>
        </w:tc>
        <w:tc>
          <w:tcPr>
            <w:tcW w:w="555" w:type="pct"/>
            <w:tcBorders>
              <w:bottom w:val="nil"/>
            </w:tcBorders>
            <w:noWrap/>
            <w:vAlign w:val="bottom"/>
          </w:tcPr>
          <w:p w14:paraId="58DFCC8F" w14:textId="0E5FC11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69.81</w:t>
            </w:r>
          </w:p>
        </w:tc>
        <w:tc>
          <w:tcPr>
            <w:tcW w:w="555" w:type="pct"/>
            <w:tcBorders>
              <w:bottom w:val="nil"/>
            </w:tcBorders>
            <w:noWrap/>
            <w:vAlign w:val="bottom"/>
          </w:tcPr>
          <w:p w14:paraId="1CB771F4" w14:textId="0A804F9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56.16</w:t>
            </w:r>
          </w:p>
        </w:tc>
        <w:tc>
          <w:tcPr>
            <w:tcW w:w="555" w:type="pct"/>
            <w:tcBorders>
              <w:bottom w:val="nil"/>
            </w:tcBorders>
            <w:noWrap/>
            <w:vAlign w:val="bottom"/>
          </w:tcPr>
          <w:p w14:paraId="449B559D" w14:textId="777A872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53.93</w:t>
            </w:r>
          </w:p>
        </w:tc>
        <w:tc>
          <w:tcPr>
            <w:tcW w:w="555" w:type="pct"/>
            <w:tcBorders>
              <w:bottom w:val="nil"/>
            </w:tcBorders>
            <w:noWrap/>
            <w:vAlign w:val="bottom"/>
          </w:tcPr>
          <w:p w14:paraId="163035D0" w14:textId="329FF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45.26</w:t>
            </w:r>
          </w:p>
        </w:tc>
      </w:tr>
      <w:tr w:rsidR="006B37EE" w:rsidRPr="00256197" w14:paraId="5AAAF5B9" w14:textId="77777777" w:rsidTr="004E1BD0">
        <w:trPr>
          <w:trHeight w:val="288"/>
          <w:jc w:val="center"/>
        </w:trPr>
        <w:tc>
          <w:tcPr>
            <w:tcW w:w="707" w:type="pct"/>
            <w:vMerge/>
            <w:tcBorders>
              <w:bottom w:val="single" w:sz="4" w:space="0" w:color="auto"/>
            </w:tcBorders>
          </w:tcPr>
          <w:p w14:paraId="0E320D5B"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137145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2913C42B" w14:textId="3EB6B9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87.55</w:t>
            </w:r>
          </w:p>
        </w:tc>
        <w:tc>
          <w:tcPr>
            <w:tcW w:w="555" w:type="pct"/>
            <w:tcBorders>
              <w:top w:val="nil"/>
              <w:bottom w:val="single" w:sz="4" w:space="0" w:color="auto"/>
            </w:tcBorders>
            <w:noWrap/>
            <w:vAlign w:val="bottom"/>
          </w:tcPr>
          <w:p w14:paraId="76595D71" w14:textId="02E7422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91.16</w:t>
            </w:r>
          </w:p>
        </w:tc>
        <w:tc>
          <w:tcPr>
            <w:tcW w:w="555" w:type="pct"/>
            <w:tcBorders>
              <w:top w:val="nil"/>
              <w:bottom w:val="single" w:sz="4" w:space="0" w:color="auto"/>
            </w:tcBorders>
            <w:noWrap/>
            <w:vAlign w:val="bottom"/>
          </w:tcPr>
          <w:p w14:paraId="5D629E40" w14:textId="7CE2B9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96.57</w:t>
            </w:r>
          </w:p>
        </w:tc>
        <w:tc>
          <w:tcPr>
            <w:tcW w:w="555" w:type="pct"/>
            <w:tcBorders>
              <w:top w:val="nil"/>
              <w:bottom w:val="single" w:sz="4" w:space="0" w:color="auto"/>
            </w:tcBorders>
            <w:noWrap/>
            <w:vAlign w:val="bottom"/>
          </w:tcPr>
          <w:p w14:paraId="2B5DF42A" w14:textId="20F709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86.07</w:t>
            </w:r>
          </w:p>
        </w:tc>
        <w:tc>
          <w:tcPr>
            <w:tcW w:w="555" w:type="pct"/>
            <w:tcBorders>
              <w:top w:val="nil"/>
              <w:bottom w:val="single" w:sz="4" w:space="0" w:color="auto"/>
            </w:tcBorders>
            <w:noWrap/>
            <w:vAlign w:val="bottom"/>
          </w:tcPr>
          <w:p w14:paraId="4E6CACD9" w14:textId="40246E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132.20</w:t>
            </w:r>
          </w:p>
        </w:tc>
        <w:tc>
          <w:tcPr>
            <w:tcW w:w="555" w:type="pct"/>
            <w:tcBorders>
              <w:top w:val="nil"/>
              <w:bottom w:val="single" w:sz="4" w:space="0" w:color="auto"/>
            </w:tcBorders>
            <w:noWrap/>
            <w:vAlign w:val="bottom"/>
          </w:tcPr>
          <w:p w14:paraId="3A2FE683" w14:textId="50A1B9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108.48</w:t>
            </w:r>
          </w:p>
        </w:tc>
      </w:tr>
      <w:tr w:rsidR="006B37EE" w:rsidRPr="00256197" w14:paraId="18CFAEAA" w14:textId="77777777" w:rsidTr="004E1BD0">
        <w:trPr>
          <w:trHeight w:val="288"/>
          <w:jc w:val="center"/>
        </w:trPr>
        <w:tc>
          <w:tcPr>
            <w:tcW w:w="707" w:type="pct"/>
            <w:vMerge w:val="restart"/>
            <w:tcBorders>
              <w:top w:val="single" w:sz="4" w:space="0" w:color="auto"/>
            </w:tcBorders>
          </w:tcPr>
          <w:p w14:paraId="6BA194A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30D060F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525F592" w14:textId="6750E2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-73.43</w:t>
            </w:r>
          </w:p>
        </w:tc>
        <w:tc>
          <w:tcPr>
            <w:tcW w:w="555" w:type="pct"/>
            <w:tcBorders>
              <w:top w:val="single" w:sz="4" w:space="0" w:color="auto"/>
            </w:tcBorders>
            <w:noWrap/>
            <w:vAlign w:val="bottom"/>
          </w:tcPr>
          <w:p w14:paraId="5C4AC132" w14:textId="250682A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w:t>
            </w:r>
          </w:p>
        </w:tc>
        <w:tc>
          <w:tcPr>
            <w:tcW w:w="555" w:type="pct"/>
            <w:tcBorders>
              <w:top w:val="single" w:sz="4" w:space="0" w:color="auto"/>
            </w:tcBorders>
            <w:noWrap/>
            <w:vAlign w:val="bottom"/>
          </w:tcPr>
          <w:p w14:paraId="3AE28F3B" w14:textId="05D03DD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-18.36</w:t>
            </w:r>
          </w:p>
        </w:tc>
        <w:tc>
          <w:tcPr>
            <w:tcW w:w="555" w:type="pct"/>
            <w:tcBorders>
              <w:top w:val="single" w:sz="4" w:space="0" w:color="auto"/>
            </w:tcBorders>
            <w:noWrap/>
            <w:vAlign w:val="bottom"/>
          </w:tcPr>
          <w:p w14:paraId="209D8BC6" w14:textId="20E0C8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-43.68</w:t>
            </w:r>
          </w:p>
        </w:tc>
        <w:tc>
          <w:tcPr>
            <w:tcW w:w="555" w:type="pct"/>
            <w:tcBorders>
              <w:top w:val="single" w:sz="4" w:space="0" w:color="auto"/>
            </w:tcBorders>
            <w:noWrap/>
            <w:vAlign w:val="bottom"/>
          </w:tcPr>
          <w:p w14:paraId="5707ED64" w14:textId="6A688DD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-16.67</w:t>
            </w:r>
          </w:p>
        </w:tc>
        <w:tc>
          <w:tcPr>
            <w:tcW w:w="555" w:type="pct"/>
            <w:tcBorders>
              <w:top w:val="single" w:sz="4" w:space="0" w:color="auto"/>
            </w:tcBorders>
            <w:noWrap/>
            <w:vAlign w:val="bottom"/>
          </w:tcPr>
          <w:p w14:paraId="662AF396" w14:textId="4816647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-28.19</w:t>
            </w:r>
          </w:p>
        </w:tc>
      </w:tr>
      <w:tr w:rsidR="006B37EE" w:rsidRPr="00256197" w14:paraId="47B777FD" w14:textId="77777777" w:rsidTr="004E1BD0">
        <w:trPr>
          <w:trHeight w:val="288"/>
          <w:jc w:val="center"/>
        </w:trPr>
        <w:tc>
          <w:tcPr>
            <w:tcW w:w="707" w:type="pct"/>
            <w:vMerge/>
          </w:tcPr>
          <w:p w14:paraId="726C7C2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6E4FB67" w14:textId="6A8AEDE5" w:rsidR="006B37EE" w:rsidRPr="00B03562" w:rsidRDefault="006B37EE" w:rsidP="006B37EE">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w:t>
            </w:r>
            <w:r w:rsidR="004E1BD0" w:rsidRPr="00B03562">
              <w:rPr>
                <w:rFonts w:eastAsia="Times New Roman" w:cs="Times New Roman"/>
                <w:color w:val="000000"/>
                <w:sz w:val="20"/>
                <w:szCs w:val="20"/>
                <w:lang w:eastAsia="en-ZW"/>
              </w:rPr>
              <w:t>td.Dev</w:t>
            </w:r>
            <w:proofErr w:type="spellEnd"/>
          </w:p>
        </w:tc>
        <w:tc>
          <w:tcPr>
            <w:tcW w:w="555" w:type="pct"/>
            <w:noWrap/>
            <w:vAlign w:val="bottom"/>
          </w:tcPr>
          <w:p w14:paraId="598D80A6" w14:textId="1E1A2B7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36.34</w:t>
            </w:r>
          </w:p>
        </w:tc>
        <w:tc>
          <w:tcPr>
            <w:tcW w:w="555" w:type="pct"/>
            <w:noWrap/>
            <w:vAlign w:val="bottom"/>
          </w:tcPr>
          <w:p w14:paraId="248D3F2A" w14:textId="6D031B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25.91</w:t>
            </w:r>
          </w:p>
        </w:tc>
        <w:tc>
          <w:tcPr>
            <w:tcW w:w="555" w:type="pct"/>
            <w:noWrap/>
            <w:vAlign w:val="bottom"/>
          </w:tcPr>
          <w:p w14:paraId="59BD0672" w14:textId="2B4697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43.02</w:t>
            </w:r>
          </w:p>
        </w:tc>
        <w:tc>
          <w:tcPr>
            <w:tcW w:w="555" w:type="pct"/>
            <w:noWrap/>
            <w:vAlign w:val="bottom"/>
          </w:tcPr>
          <w:p w14:paraId="43AD3B99" w14:textId="4E2DBD2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49.08</w:t>
            </w:r>
          </w:p>
        </w:tc>
        <w:tc>
          <w:tcPr>
            <w:tcW w:w="555" w:type="pct"/>
            <w:noWrap/>
            <w:vAlign w:val="bottom"/>
          </w:tcPr>
          <w:p w14:paraId="67D443E8" w14:textId="4BBF0E0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28.35</w:t>
            </w:r>
          </w:p>
        </w:tc>
        <w:tc>
          <w:tcPr>
            <w:tcW w:w="555" w:type="pct"/>
            <w:noWrap/>
            <w:vAlign w:val="bottom"/>
          </w:tcPr>
          <w:p w14:paraId="553E07A0" w14:textId="7B8958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30.59</w:t>
            </w:r>
          </w:p>
        </w:tc>
      </w:tr>
      <w:tr w:rsidR="006B37EE" w:rsidRPr="00256197" w14:paraId="28AC2212" w14:textId="77777777" w:rsidTr="004E1BD0">
        <w:trPr>
          <w:trHeight w:val="288"/>
          <w:jc w:val="center"/>
        </w:trPr>
        <w:tc>
          <w:tcPr>
            <w:tcW w:w="707" w:type="pct"/>
            <w:vMerge/>
          </w:tcPr>
          <w:p w14:paraId="6483103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3119F4B"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2618B226" w14:textId="5F12A83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-177.76</w:t>
            </w:r>
          </w:p>
        </w:tc>
        <w:tc>
          <w:tcPr>
            <w:tcW w:w="555" w:type="pct"/>
            <w:noWrap/>
            <w:vAlign w:val="bottom"/>
          </w:tcPr>
          <w:p w14:paraId="1C773499" w14:textId="69CD0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-59.94</w:t>
            </w:r>
          </w:p>
        </w:tc>
        <w:tc>
          <w:tcPr>
            <w:tcW w:w="555" w:type="pct"/>
            <w:noWrap/>
            <w:vAlign w:val="bottom"/>
          </w:tcPr>
          <w:p w14:paraId="24298E6D" w14:textId="7999FD9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-123.07</w:t>
            </w:r>
          </w:p>
        </w:tc>
        <w:tc>
          <w:tcPr>
            <w:tcW w:w="555" w:type="pct"/>
            <w:noWrap/>
            <w:vAlign w:val="bottom"/>
          </w:tcPr>
          <w:p w14:paraId="6949B1F4" w14:textId="23A2E12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-139.93</w:t>
            </w:r>
          </w:p>
        </w:tc>
        <w:tc>
          <w:tcPr>
            <w:tcW w:w="555" w:type="pct"/>
            <w:noWrap/>
            <w:vAlign w:val="bottom"/>
          </w:tcPr>
          <w:p w14:paraId="4B3CCCFC" w14:textId="3AA35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-119.55</w:t>
            </w:r>
          </w:p>
        </w:tc>
        <w:tc>
          <w:tcPr>
            <w:tcW w:w="555" w:type="pct"/>
            <w:noWrap/>
            <w:vAlign w:val="bottom"/>
          </w:tcPr>
          <w:p w14:paraId="7690B63C" w14:textId="28308A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-151.45</w:t>
            </w:r>
          </w:p>
        </w:tc>
      </w:tr>
      <w:tr w:rsidR="006B37EE" w:rsidRPr="00256197" w14:paraId="3D80135D" w14:textId="77777777" w:rsidTr="004E1BD0">
        <w:trPr>
          <w:trHeight w:val="288"/>
          <w:jc w:val="center"/>
        </w:trPr>
        <w:tc>
          <w:tcPr>
            <w:tcW w:w="707" w:type="pct"/>
            <w:vMerge/>
          </w:tcPr>
          <w:p w14:paraId="6EA3D33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EA0A0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68F282D" w14:textId="693D1B6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-113.83</w:t>
            </w:r>
          </w:p>
        </w:tc>
        <w:tc>
          <w:tcPr>
            <w:tcW w:w="555" w:type="pct"/>
            <w:noWrap/>
            <w:vAlign w:val="bottom"/>
          </w:tcPr>
          <w:p w14:paraId="2D050F54" w14:textId="6850F0E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-28.09</w:t>
            </w:r>
          </w:p>
        </w:tc>
        <w:tc>
          <w:tcPr>
            <w:tcW w:w="555" w:type="pct"/>
            <w:noWrap/>
            <w:vAlign w:val="bottom"/>
          </w:tcPr>
          <w:p w14:paraId="3629E035" w14:textId="04375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-77.92</w:t>
            </w:r>
          </w:p>
        </w:tc>
        <w:tc>
          <w:tcPr>
            <w:tcW w:w="555" w:type="pct"/>
            <w:noWrap/>
            <w:vAlign w:val="bottom"/>
          </w:tcPr>
          <w:p w14:paraId="7F8B3129" w14:textId="59402A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-109.68</w:t>
            </w:r>
          </w:p>
        </w:tc>
        <w:tc>
          <w:tcPr>
            <w:tcW w:w="555" w:type="pct"/>
            <w:noWrap/>
            <w:vAlign w:val="bottom"/>
          </w:tcPr>
          <w:p w14:paraId="19E9DEEB" w14:textId="0D9BCA7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-46.58</w:t>
            </w:r>
          </w:p>
        </w:tc>
        <w:tc>
          <w:tcPr>
            <w:tcW w:w="555" w:type="pct"/>
            <w:noWrap/>
            <w:vAlign w:val="bottom"/>
          </w:tcPr>
          <w:p w14:paraId="3C199BF0" w14:textId="2CB1FDD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-65.46</w:t>
            </w:r>
          </w:p>
        </w:tc>
      </w:tr>
      <w:tr w:rsidR="006B37EE" w:rsidRPr="00256197" w14:paraId="598B66A8" w14:textId="77777777" w:rsidTr="004E1BD0">
        <w:trPr>
          <w:trHeight w:val="288"/>
          <w:jc w:val="center"/>
        </w:trPr>
        <w:tc>
          <w:tcPr>
            <w:tcW w:w="707" w:type="pct"/>
            <w:vMerge/>
          </w:tcPr>
          <w:p w14:paraId="7573B41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72CFF5D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F176178" w14:textId="4364AC3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-94.35</w:t>
            </w:r>
          </w:p>
        </w:tc>
        <w:tc>
          <w:tcPr>
            <w:tcW w:w="555" w:type="pct"/>
            <w:noWrap/>
            <w:vAlign w:val="bottom"/>
          </w:tcPr>
          <w:p w14:paraId="2F031821" w14:textId="082FF59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-20.99</w:t>
            </w:r>
          </w:p>
        </w:tc>
        <w:tc>
          <w:tcPr>
            <w:tcW w:w="555" w:type="pct"/>
            <w:noWrap/>
            <w:vAlign w:val="bottom"/>
          </w:tcPr>
          <w:p w14:paraId="24C1742B" w14:textId="32EDE8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-53.41</w:t>
            </w:r>
          </w:p>
        </w:tc>
        <w:tc>
          <w:tcPr>
            <w:tcW w:w="555" w:type="pct"/>
            <w:noWrap/>
            <w:vAlign w:val="bottom"/>
          </w:tcPr>
          <w:p w14:paraId="2C9268B8" w14:textId="6BF1721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-86.66</w:t>
            </w:r>
          </w:p>
        </w:tc>
        <w:tc>
          <w:tcPr>
            <w:tcW w:w="555" w:type="pct"/>
            <w:noWrap/>
            <w:vAlign w:val="bottom"/>
          </w:tcPr>
          <w:p w14:paraId="07C81F2F" w14:textId="28B2075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-30.70</w:t>
            </w:r>
          </w:p>
        </w:tc>
        <w:tc>
          <w:tcPr>
            <w:tcW w:w="555" w:type="pct"/>
            <w:noWrap/>
            <w:vAlign w:val="bottom"/>
          </w:tcPr>
          <w:p w14:paraId="2360F45D" w14:textId="50CF5BC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-43.60</w:t>
            </w:r>
          </w:p>
        </w:tc>
      </w:tr>
      <w:tr w:rsidR="006B37EE" w:rsidRPr="00256197" w14:paraId="7495E0CA" w14:textId="77777777" w:rsidTr="004E1BD0">
        <w:trPr>
          <w:trHeight w:val="288"/>
          <w:jc w:val="center"/>
        </w:trPr>
        <w:tc>
          <w:tcPr>
            <w:tcW w:w="707" w:type="pct"/>
            <w:vMerge/>
          </w:tcPr>
          <w:p w14:paraId="53EE10D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6F0847A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BB23CDF" w14:textId="3DFFF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-72.95</w:t>
            </w:r>
          </w:p>
        </w:tc>
        <w:tc>
          <w:tcPr>
            <w:tcW w:w="555" w:type="pct"/>
            <w:noWrap/>
            <w:vAlign w:val="bottom"/>
          </w:tcPr>
          <w:p w14:paraId="6FD5F114" w14:textId="1FBB0B3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-6.29</w:t>
            </w:r>
          </w:p>
        </w:tc>
        <w:tc>
          <w:tcPr>
            <w:tcW w:w="555" w:type="pct"/>
            <w:noWrap/>
            <w:vAlign w:val="bottom"/>
          </w:tcPr>
          <w:p w14:paraId="7D8E83B3" w14:textId="65A9EC7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-13.44</w:t>
            </w:r>
          </w:p>
        </w:tc>
        <w:tc>
          <w:tcPr>
            <w:tcW w:w="555" w:type="pct"/>
            <w:noWrap/>
            <w:vAlign w:val="bottom"/>
          </w:tcPr>
          <w:p w14:paraId="5F5F588C" w14:textId="42E231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-42.45</w:t>
            </w:r>
          </w:p>
        </w:tc>
        <w:tc>
          <w:tcPr>
            <w:tcW w:w="555" w:type="pct"/>
            <w:noWrap/>
            <w:vAlign w:val="bottom"/>
          </w:tcPr>
          <w:p w14:paraId="67D4C9B3" w14:textId="7A7FCD8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-19.58</w:t>
            </w:r>
          </w:p>
        </w:tc>
        <w:tc>
          <w:tcPr>
            <w:tcW w:w="555" w:type="pct"/>
            <w:noWrap/>
            <w:vAlign w:val="bottom"/>
          </w:tcPr>
          <w:p w14:paraId="694AC5DF" w14:textId="13FCBB2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-29.30</w:t>
            </w:r>
          </w:p>
        </w:tc>
      </w:tr>
      <w:tr w:rsidR="006B37EE" w:rsidRPr="00256197" w14:paraId="2379CD88" w14:textId="77777777" w:rsidTr="004E1BD0">
        <w:trPr>
          <w:trHeight w:val="288"/>
          <w:jc w:val="center"/>
        </w:trPr>
        <w:tc>
          <w:tcPr>
            <w:tcW w:w="707" w:type="pct"/>
            <w:vMerge/>
          </w:tcPr>
          <w:p w14:paraId="34DD8AFD"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3229CB13"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8607677" w14:textId="61A41A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-56.20</w:t>
            </w:r>
          </w:p>
        </w:tc>
        <w:tc>
          <w:tcPr>
            <w:tcW w:w="555" w:type="pct"/>
            <w:noWrap/>
            <w:vAlign w:val="bottom"/>
          </w:tcPr>
          <w:p w14:paraId="77AD6F8B" w14:textId="6FA283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16.31</w:t>
            </w:r>
          </w:p>
        </w:tc>
        <w:tc>
          <w:tcPr>
            <w:tcW w:w="555" w:type="pct"/>
            <w:noWrap/>
            <w:vAlign w:val="bottom"/>
          </w:tcPr>
          <w:p w14:paraId="539D302A" w14:textId="488E356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10.49</w:t>
            </w:r>
          </w:p>
        </w:tc>
        <w:tc>
          <w:tcPr>
            <w:tcW w:w="555" w:type="pct"/>
            <w:noWrap/>
            <w:vAlign w:val="bottom"/>
          </w:tcPr>
          <w:p w14:paraId="504DA116" w14:textId="12A285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-3.30</w:t>
            </w:r>
          </w:p>
        </w:tc>
        <w:tc>
          <w:tcPr>
            <w:tcW w:w="555" w:type="pct"/>
            <w:noWrap/>
            <w:vAlign w:val="bottom"/>
          </w:tcPr>
          <w:p w14:paraId="4D299D10" w14:textId="7FE2D9F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507B4102" w14:textId="3CD08D6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-11.96</w:t>
            </w:r>
          </w:p>
        </w:tc>
      </w:tr>
      <w:tr w:rsidR="006B37EE" w:rsidRPr="00256197" w14:paraId="2769F97D" w14:textId="77777777" w:rsidTr="004E1BD0">
        <w:trPr>
          <w:trHeight w:val="288"/>
          <w:jc w:val="center"/>
        </w:trPr>
        <w:tc>
          <w:tcPr>
            <w:tcW w:w="707" w:type="pct"/>
            <w:vMerge/>
          </w:tcPr>
          <w:p w14:paraId="12CEB226"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1E952A2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5B800066" w14:textId="27CD9CE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-29.14</w:t>
            </w:r>
          </w:p>
        </w:tc>
        <w:tc>
          <w:tcPr>
            <w:tcW w:w="555" w:type="pct"/>
            <w:tcBorders>
              <w:bottom w:val="nil"/>
            </w:tcBorders>
            <w:noWrap/>
            <w:vAlign w:val="bottom"/>
          </w:tcPr>
          <w:p w14:paraId="589C3327" w14:textId="160A419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36.79</w:t>
            </w:r>
          </w:p>
        </w:tc>
        <w:tc>
          <w:tcPr>
            <w:tcW w:w="555" w:type="pct"/>
            <w:tcBorders>
              <w:bottom w:val="nil"/>
            </w:tcBorders>
            <w:noWrap/>
            <w:vAlign w:val="bottom"/>
          </w:tcPr>
          <w:p w14:paraId="7B6340CC" w14:textId="2283CDC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37.99</w:t>
            </w:r>
          </w:p>
        </w:tc>
        <w:tc>
          <w:tcPr>
            <w:tcW w:w="555" w:type="pct"/>
            <w:tcBorders>
              <w:bottom w:val="nil"/>
            </w:tcBorders>
            <w:noWrap/>
            <w:vAlign w:val="bottom"/>
          </w:tcPr>
          <w:p w14:paraId="29B9C5F3" w14:textId="3579DF1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22.05</w:t>
            </w:r>
          </w:p>
        </w:tc>
        <w:tc>
          <w:tcPr>
            <w:tcW w:w="555" w:type="pct"/>
            <w:tcBorders>
              <w:bottom w:val="nil"/>
            </w:tcBorders>
            <w:noWrap/>
            <w:vAlign w:val="bottom"/>
          </w:tcPr>
          <w:p w14:paraId="56EBCE39" w14:textId="1F6FB3F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20.96</w:t>
            </w:r>
          </w:p>
        </w:tc>
        <w:tc>
          <w:tcPr>
            <w:tcW w:w="555" w:type="pct"/>
            <w:tcBorders>
              <w:bottom w:val="nil"/>
            </w:tcBorders>
            <w:noWrap/>
            <w:vAlign w:val="bottom"/>
          </w:tcPr>
          <w:p w14:paraId="2F533D78" w14:textId="1B570E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11.44</w:t>
            </w:r>
          </w:p>
        </w:tc>
      </w:tr>
      <w:tr w:rsidR="006B37EE" w:rsidRPr="00256197" w14:paraId="1CEC98DF" w14:textId="77777777" w:rsidTr="004E1BD0">
        <w:trPr>
          <w:trHeight w:val="288"/>
          <w:jc w:val="center"/>
        </w:trPr>
        <w:tc>
          <w:tcPr>
            <w:tcW w:w="707" w:type="pct"/>
            <w:vMerge/>
            <w:tcBorders>
              <w:bottom w:val="single" w:sz="4" w:space="0" w:color="auto"/>
            </w:tcBorders>
          </w:tcPr>
          <w:p w14:paraId="27950289"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1A8EF83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9D63E62" w14:textId="75DF97A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83.40</w:t>
            </w:r>
          </w:p>
        </w:tc>
        <w:tc>
          <w:tcPr>
            <w:tcW w:w="555" w:type="pct"/>
            <w:tcBorders>
              <w:top w:val="nil"/>
              <w:bottom w:val="single" w:sz="4" w:space="0" w:color="auto"/>
            </w:tcBorders>
            <w:noWrap/>
            <w:vAlign w:val="bottom"/>
          </w:tcPr>
          <w:p w14:paraId="2B2429F8" w14:textId="1DCAB37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69.35</w:t>
            </w:r>
          </w:p>
        </w:tc>
        <w:tc>
          <w:tcPr>
            <w:tcW w:w="555" w:type="pct"/>
            <w:tcBorders>
              <w:top w:val="nil"/>
              <w:bottom w:val="single" w:sz="4" w:space="0" w:color="auto"/>
            </w:tcBorders>
            <w:noWrap/>
            <w:vAlign w:val="bottom"/>
          </w:tcPr>
          <w:p w14:paraId="256AC605" w14:textId="0452EFF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87.03</w:t>
            </w:r>
          </w:p>
        </w:tc>
        <w:tc>
          <w:tcPr>
            <w:tcW w:w="555" w:type="pct"/>
            <w:tcBorders>
              <w:top w:val="nil"/>
              <w:bottom w:val="single" w:sz="4" w:space="0" w:color="auto"/>
            </w:tcBorders>
            <w:noWrap/>
            <w:vAlign w:val="bottom"/>
          </w:tcPr>
          <w:p w14:paraId="0C3B66C4" w14:textId="7CCC78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76.56</w:t>
            </w:r>
          </w:p>
        </w:tc>
        <w:tc>
          <w:tcPr>
            <w:tcW w:w="555" w:type="pct"/>
            <w:tcBorders>
              <w:top w:val="nil"/>
              <w:bottom w:val="single" w:sz="4" w:space="0" w:color="auto"/>
            </w:tcBorders>
            <w:noWrap/>
            <w:vAlign w:val="bottom"/>
          </w:tcPr>
          <w:p w14:paraId="5DE2227A" w14:textId="4B2A24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113.90</w:t>
            </w:r>
          </w:p>
        </w:tc>
        <w:tc>
          <w:tcPr>
            <w:tcW w:w="555" w:type="pct"/>
            <w:tcBorders>
              <w:top w:val="nil"/>
              <w:bottom w:val="single" w:sz="4" w:space="0" w:color="auto"/>
            </w:tcBorders>
            <w:noWrap/>
            <w:vAlign w:val="bottom"/>
          </w:tcPr>
          <w:p w14:paraId="475181C7" w14:textId="2AB781E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83.34</w:t>
            </w:r>
          </w:p>
        </w:tc>
      </w:tr>
      <w:tr w:rsidR="006B37EE" w:rsidRPr="00256197" w14:paraId="7952F5DA" w14:textId="77777777" w:rsidTr="004E1BD0">
        <w:trPr>
          <w:trHeight w:val="288"/>
          <w:jc w:val="center"/>
        </w:trPr>
        <w:tc>
          <w:tcPr>
            <w:tcW w:w="707" w:type="pct"/>
            <w:vMerge w:val="restart"/>
            <w:tcBorders>
              <w:top w:val="single" w:sz="4" w:space="0" w:color="auto"/>
            </w:tcBorders>
          </w:tcPr>
          <w:p w14:paraId="3BB153DE"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CEB2F9C"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58E43D9" w14:textId="5CFFB5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3DCD9CF2" w14:textId="58E820E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tcBorders>
              <w:top w:val="single" w:sz="4" w:space="0" w:color="auto"/>
            </w:tcBorders>
            <w:noWrap/>
            <w:vAlign w:val="bottom"/>
          </w:tcPr>
          <w:p w14:paraId="140AC3D6" w14:textId="5C4427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0.36</w:t>
            </w:r>
          </w:p>
        </w:tc>
        <w:tc>
          <w:tcPr>
            <w:tcW w:w="555" w:type="pct"/>
            <w:tcBorders>
              <w:top w:val="single" w:sz="4" w:space="0" w:color="auto"/>
            </w:tcBorders>
            <w:noWrap/>
            <w:vAlign w:val="bottom"/>
          </w:tcPr>
          <w:p w14:paraId="7C07AD00" w14:textId="3DB8899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4D84C50C" w14:textId="6B8257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7988347F" w14:textId="0257D2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r>
      <w:tr w:rsidR="006B37EE" w:rsidRPr="00256197" w14:paraId="30D50C36" w14:textId="77777777" w:rsidTr="004E1BD0">
        <w:trPr>
          <w:trHeight w:val="288"/>
          <w:jc w:val="center"/>
        </w:trPr>
        <w:tc>
          <w:tcPr>
            <w:tcW w:w="707" w:type="pct"/>
            <w:vMerge/>
          </w:tcPr>
          <w:p w14:paraId="7EAEA70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0D49A01E" w14:textId="7AFED77F"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446153" w:rsidRPr="00B03562">
              <w:rPr>
                <w:rFonts w:eastAsia="Times New Roman" w:cs="Times New Roman"/>
                <w:color w:val="000000"/>
                <w:sz w:val="20"/>
                <w:szCs w:val="20"/>
                <w:lang w:eastAsia="en-ZW"/>
              </w:rPr>
              <w:t xml:space="preserve"> (share)</w:t>
            </w:r>
          </w:p>
        </w:tc>
        <w:tc>
          <w:tcPr>
            <w:tcW w:w="555" w:type="pct"/>
            <w:noWrap/>
            <w:vAlign w:val="bottom"/>
          </w:tcPr>
          <w:p w14:paraId="5C904EC7" w14:textId="7E3876F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272B04C2" w14:textId="573944C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38623F7F" w14:textId="4B0FEBF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C2ACDBE" w14:textId="3CDD52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0123CD5D" w14:textId="11B1FF0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0.44</w:t>
            </w:r>
          </w:p>
        </w:tc>
        <w:tc>
          <w:tcPr>
            <w:tcW w:w="555" w:type="pct"/>
            <w:noWrap/>
            <w:vAlign w:val="bottom"/>
          </w:tcPr>
          <w:p w14:paraId="558A2C5F" w14:textId="749211F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r>
      <w:tr w:rsidR="006B37EE" w:rsidRPr="00256197" w14:paraId="441791A5" w14:textId="77777777" w:rsidTr="004E1BD0">
        <w:trPr>
          <w:trHeight w:val="288"/>
          <w:jc w:val="center"/>
        </w:trPr>
        <w:tc>
          <w:tcPr>
            <w:tcW w:w="707" w:type="pct"/>
            <w:vMerge/>
          </w:tcPr>
          <w:p w14:paraId="78422E6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FC48B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727E8000" w14:textId="22C87A8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0.89</w:t>
            </w:r>
          </w:p>
        </w:tc>
        <w:tc>
          <w:tcPr>
            <w:tcW w:w="555" w:type="pct"/>
            <w:noWrap/>
            <w:vAlign w:val="bottom"/>
          </w:tcPr>
          <w:p w14:paraId="7A0172F0" w14:textId="0010D39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4A3539B" w14:textId="20917C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0.48</w:t>
            </w:r>
          </w:p>
        </w:tc>
        <w:tc>
          <w:tcPr>
            <w:tcW w:w="555" w:type="pct"/>
            <w:noWrap/>
            <w:vAlign w:val="bottom"/>
          </w:tcPr>
          <w:p w14:paraId="28CB22DF" w14:textId="084FF94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0.63</w:t>
            </w:r>
          </w:p>
        </w:tc>
        <w:tc>
          <w:tcPr>
            <w:tcW w:w="555" w:type="pct"/>
            <w:noWrap/>
            <w:vAlign w:val="bottom"/>
          </w:tcPr>
          <w:p w14:paraId="14059C62" w14:textId="7F1AED0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c>
          <w:tcPr>
            <w:tcW w:w="555" w:type="pct"/>
            <w:noWrap/>
            <w:vAlign w:val="bottom"/>
          </w:tcPr>
          <w:p w14:paraId="364D0723" w14:textId="47036C3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0.52</w:t>
            </w:r>
          </w:p>
        </w:tc>
      </w:tr>
      <w:tr w:rsidR="006B37EE" w:rsidRPr="00256197" w14:paraId="4C2B9B63" w14:textId="77777777" w:rsidTr="004E1BD0">
        <w:trPr>
          <w:trHeight w:val="288"/>
          <w:jc w:val="center"/>
        </w:trPr>
        <w:tc>
          <w:tcPr>
            <w:tcW w:w="707" w:type="pct"/>
            <w:vMerge/>
          </w:tcPr>
          <w:p w14:paraId="573B4F2A"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958F180"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04357CEB" w14:textId="695BA25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1305E671" w14:textId="7B6FE96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646630D3" w14:textId="0F5AE42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3F6BFC33" w14:textId="2CF0434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2CB6F96F" w14:textId="1851C5B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028BE70D" w14:textId="141B164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r>
    </w:tbl>
    <w:p w14:paraId="4951D94D" w14:textId="77777777" w:rsidR="00EF630C" w:rsidRDefault="00EF630C" w:rsidP="00741AB0">
      <w:pPr>
        <w:spacing w:line="259" w:lineRule="auto"/>
        <w:rPr>
          <w:rFonts w:cs="Times New Roman"/>
        </w:rPr>
      </w:pPr>
    </w:p>
    <w:p w14:paraId="77BE691B" w14:textId="7873BDE1" w:rsidR="006144B9" w:rsidRPr="00256197" w:rsidRDefault="006144B9" w:rsidP="00B03562">
      <w:pPr>
        <w:rPr>
          <w:rFonts w:cs="Times New Roman"/>
        </w:rPr>
      </w:pPr>
      <w:r>
        <w:rPr>
          <w:rFonts w:cs="Times New Roman"/>
        </w:rPr>
        <w:t>These results show that there is no one size fits all strategy and we further investigate the spatial structure to better understand the performance of different rice planting strategies across the IGP.</w:t>
      </w:r>
      <w:r w:rsidRPr="00450E8D">
        <w:rPr>
          <w:rFonts w:cs="Times New Roman"/>
        </w:rPr>
        <w:t xml:space="preserve"> Spatially, there are pockets for which a risk</w:t>
      </w:r>
      <w:ins w:id="223" w:author="MKONDIWA, Maxwell (CIMMYT-India)" w:date="2024-05-13T22:12:00Z" w16du:dateUtc="2024-05-13T16:42:00Z">
        <w:r w:rsidR="003160EA">
          <w:rPr>
            <w:rFonts w:cs="Times New Roman"/>
          </w:rPr>
          <w:t>-</w:t>
        </w:r>
      </w:ins>
      <w:del w:id="224" w:author="MKONDIWA, Maxwell (CIMMYT-India)" w:date="2024-05-13T22:12:00Z" w16du:dateUtc="2024-05-13T16:42:00Z">
        <w:r w:rsidRPr="00450E8D" w:rsidDel="003160EA">
          <w:rPr>
            <w:rFonts w:cs="Times New Roman"/>
          </w:rPr>
          <w:delText xml:space="preserve"> </w:delText>
        </w:r>
      </w:del>
      <w:r w:rsidRPr="00450E8D">
        <w:rPr>
          <w:rFonts w:cs="Times New Roman"/>
        </w:rPr>
        <w:t>averse farmer would not switch to the recommended fixed date with long duration variety strategy</w:t>
      </w:r>
      <w:ins w:id="225" w:author="MKONDIWA, Maxwell (CIMMYT-India)" w:date="2024-05-13T23:03:00Z" w16du:dateUtc="2024-05-13T17:33:00Z">
        <w:r w:rsidR="006343E1">
          <w:rPr>
            <w:rFonts w:cs="Times New Roman"/>
          </w:rPr>
          <w:t xml:space="preserve"> (S1)</w:t>
        </w:r>
      </w:ins>
      <w:r w:rsidRPr="00450E8D">
        <w:rPr>
          <w:rFonts w:cs="Times New Roman"/>
        </w:rPr>
        <w:t xml:space="preserve"> especially in the central </w:t>
      </w:r>
      <w:r>
        <w:rPr>
          <w:rFonts w:cs="Times New Roman"/>
        </w:rPr>
        <w:t>grid cells</w:t>
      </w:r>
      <w:r w:rsidRPr="00450E8D">
        <w:rPr>
          <w:rFonts w:cs="Times New Roman"/>
        </w:rPr>
        <w:t xml:space="preserve"> of Bihar. </w:t>
      </w:r>
      <w:r>
        <w:rPr>
          <w:rFonts w:cs="Times New Roman"/>
        </w:rPr>
        <w:t xml:space="preserve">Again, the spatial structure of the results shows where, due to interannual weather risks, farmers may fare best to choose one specific strategy and where they might be similarly well off with more than strategy. </w:t>
      </w:r>
    </w:p>
    <w:p w14:paraId="1748F96A" w14:textId="1D9CF774" w:rsidR="00CA12BC" w:rsidRPr="00B03562" w:rsidRDefault="001E08A6" w:rsidP="00CA12BC">
      <w:pPr>
        <w:jc w:val="center"/>
        <w:rPr>
          <w:rFonts w:cs="Times New Roman"/>
        </w:rPr>
      </w:pPr>
      <w:r>
        <w:rPr>
          <w:rFonts w:cs="Times New Roman"/>
          <w:noProof/>
        </w:rPr>
        <w:drawing>
          <wp:inline distT="0" distB="0" distL="0" distR="0" wp14:anchorId="73621324" wp14:editId="607F4A5B">
            <wp:extent cx="4494727" cy="6429320"/>
            <wp:effectExtent l="0" t="0" r="1270" b="0"/>
            <wp:docPr id="231824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9117" cy="6464208"/>
                    </a:xfrm>
                    <a:prstGeom prst="rect">
                      <a:avLst/>
                    </a:prstGeom>
                    <a:noFill/>
                  </pic:spPr>
                </pic:pic>
              </a:graphicData>
            </a:graphic>
          </wp:inline>
        </w:drawing>
      </w:r>
    </w:p>
    <w:p w14:paraId="1F2EBE6C" w14:textId="0D280BA7" w:rsidR="00882600" w:rsidRPr="00B03562" w:rsidRDefault="00882600" w:rsidP="009232CA">
      <w:pPr>
        <w:rPr>
          <w:rFonts w:cs="Times New Roman"/>
        </w:rPr>
      </w:pPr>
      <w:r w:rsidRPr="00B03562">
        <w:rPr>
          <w:rFonts w:cs="Times New Roman"/>
        </w:rPr>
        <w:lastRenderedPageBreak/>
        <w:t>Figure</w:t>
      </w:r>
      <w:r w:rsidR="00705E7B" w:rsidRPr="00B03562">
        <w:rPr>
          <w:rFonts w:cs="Times New Roman"/>
        </w:rPr>
        <w:t xml:space="preserve"> </w:t>
      </w:r>
      <w:r w:rsidR="005607A2" w:rsidRPr="00B03562">
        <w:rPr>
          <w:rFonts w:cs="Times New Roman"/>
        </w:rPr>
        <w:t>4</w:t>
      </w:r>
      <w:r w:rsidRPr="00B03562">
        <w:rPr>
          <w:rFonts w:cs="Times New Roman"/>
        </w:rPr>
        <w:t>:</w:t>
      </w:r>
      <w:r w:rsidR="005A7D61" w:rsidRPr="00B03562">
        <w:rPr>
          <w:rFonts w:cs="Times New Roman"/>
        </w:rPr>
        <w:t xml:space="preserve"> </w:t>
      </w:r>
      <w:r w:rsidR="003A2ECA" w:rsidRPr="00B03562">
        <w:rPr>
          <w:rFonts w:cs="Times New Roman"/>
        </w:rPr>
        <w:t>Spatial distribution of revenue WTP</w:t>
      </w:r>
      <w:r w:rsidR="000D6C61" w:rsidRPr="00B03562">
        <w:rPr>
          <w:rFonts w:cs="Times New Roman"/>
        </w:rPr>
        <w:t xml:space="preserve"> (where to target </w:t>
      </w:r>
      <w:r w:rsidR="00861E3C" w:rsidRPr="00B03562">
        <w:rPr>
          <w:rFonts w:cs="Times New Roman"/>
        </w:rPr>
        <w:t>the scenarios)</w:t>
      </w:r>
      <w:r w:rsidR="00A13D6D">
        <w:rPr>
          <w:rFonts w:cs="Times New Roman"/>
        </w:rPr>
        <w:t xml:space="preserve">. </w:t>
      </w:r>
      <w:r w:rsidR="00A13D6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p>
    <w:p w14:paraId="6DE9F6A2" w14:textId="77777777" w:rsidR="006E10CE" w:rsidRPr="00B03562" w:rsidRDefault="006E10CE" w:rsidP="009232CA">
      <w:pPr>
        <w:rPr>
          <w:rFonts w:cs="Times New Roman"/>
        </w:rPr>
      </w:pPr>
    </w:p>
    <w:p w14:paraId="10DFD07D" w14:textId="66BE96FD" w:rsidR="009639B7" w:rsidRPr="00256197" w:rsidRDefault="004517DC" w:rsidP="00E73219">
      <w:pPr>
        <w:pStyle w:val="Heading3"/>
      </w:pPr>
      <w:r w:rsidRPr="00256197">
        <w:br w:type="page"/>
      </w:r>
      <w:r w:rsidR="009639B7" w:rsidRPr="00256197">
        <w:lastRenderedPageBreak/>
        <w:t>3.</w:t>
      </w:r>
      <w:r w:rsidR="001B0E02" w:rsidRPr="00256197">
        <w:t>2</w:t>
      </w:r>
      <w:r w:rsidR="009639B7" w:rsidRPr="00256197">
        <w:t xml:space="preserve">.2. </w:t>
      </w:r>
      <w:r w:rsidR="00F73968" w:rsidRPr="00256197">
        <w:t>System p</w:t>
      </w:r>
      <w:r w:rsidR="009639B7" w:rsidRPr="00256197">
        <w:t>artial profits</w:t>
      </w:r>
    </w:p>
    <w:p w14:paraId="7E12D394" w14:textId="6E95B4A3" w:rsidR="00E41900" w:rsidRPr="00256197" w:rsidRDefault="006144B9" w:rsidP="0027468D">
      <w:pPr>
        <w:jc w:val="both"/>
        <w:rPr>
          <w:rFonts w:cs="Times New Roman"/>
        </w:rPr>
      </w:pPr>
      <w:r>
        <w:rPr>
          <w:rFonts w:cs="Times New Roman"/>
        </w:rPr>
        <w:t xml:space="preserve">When considering partial profits as incurred by the varying irrigation costs, the results again show that there is no one size fits all solution for the IGP with no single rice planting strategy outperforming others. </w:t>
      </w:r>
      <w:r w:rsidR="00E41900" w:rsidRPr="00256197">
        <w:rPr>
          <w:rFonts w:cs="Times New Roman"/>
        </w:rPr>
        <w:t xml:space="preserve">Table 6 shows </w:t>
      </w:r>
      <w:r w:rsidR="00F34A78" w:rsidRPr="00256197">
        <w:rPr>
          <w:rFonts w:cs="Times New Roman"/>
        </w:rPr>
        <w:t xml:space="preserve">descriptive statistics for willingness to pay for </w:t>
      </w:r>
      <w:r w:rsidR="00E41900" w:rsidRPr="00256197">
        <w:rPr>
          <w:rFonts w:cs="Times New Roman"/>
        </w:rPr>
        <w:t xml:space="preserve">partial profits (revenue-irrigation costs) </w:t>
      </w:r>
      <w:r w:rsidR="00BD7396" w:rsidRPr="00256197">
        <w:rPr>
          <w:rFonts w:cs="Times New Roman"/>
        </w:rPr>
        <w:t>for each of the planting date strategies as compared to fixed date-long duration rice variety strategy</w:t>
      </w:r>
      <w:ins w:id="226" w:author="MKONDIWA, Maxwell (CIMMYT-India)" w:date="2024-05-13T23:04:00Z" w16du:dateUtc="2024-05-13T17:34:00Z">
        <w:r w:rsidR="000A5CE3">
          <w:rPr>
            <w:rFonts w:cs="Times New Roman"/>
          </w:rPr>
          <w:t xml:space="preserve"> (S1)</w:t>
        </w:r>
      </w:ins>
      <w:r w:rsidR="00BD7396" w:rsidRPr="00256197">
        <w:rPr>
          <w:rFonts w:cs="Times New Roman"/>
        </w:rPr>
        <w:t xml:space="preserve">. </w:t>
      </w:r>
      <w:r w:rsidR="00F96162" w:rsidRPr="00256197">
        <w:rPr>
          <w:rFonts w:cs="Times New Roman"/>
        </w:rPr>
        <w:t>As with productivity and revenue comparisons, farmer practice</w:t>
      </w:r>
      <w:ins w:id="227" w:author="MKONDIWA, Maxwell (CIMMYT-India)" w:date="2024-05-13T23:04:00Z" w16du:dateUtc="2024-05-13T17:34:00Z">
        <w:r w:rsidR="000A5CE3">
          <w:rPr>
            <w:rFonts w:cs="Times New Roman"/>
          </w:rPr>
          <w:t xml:space="preserve"> (S0)</w:t>
        </w:r>
      </w:ins>
      <w:r w:rsidR="00F96162" w:rsidRPr="00256197">
        <w:rPr>
          <w:rFonts w:cs="Times New Roman"/>
        </w:rPr>
        <w:t xml:space="preserve"> is </w:t>
      </w:r>
      <w:r w:rsidR="006F3619" w:rsidRPr="00256197">
        <w:rPr>
          <w:rFonts w:cs="Times New Roman"/>
        </w:rPr>
        <w:t xml:space="preserve">a worse strategy for about 85% of the </w:t>
      </w:r>
      <w:r w:rsidR="007070FF">
        <w:rPr>
          <w:rFonts w:cs="Times New Roman"/>
        </w:rPr>
        <w:t>grid cells</w:t>
      </w:r>
      <w:r w:rsidR="006F3619" w:rsidRPr="00256197">
        <w:rPr>
          <w:rFonts w:cs="Times New Roman"/>
        </w:rPr>
        <w:t xml:space="preserve"> in IGP</w:t>
      </w:r>
      <w:r w:rsidR="007D67A5" w:rsidRPr="00256197">
        <w:rPr>
          <w:rFonts w:cs="Times New Roman"/>
        </w:rPr>
        <w:t xml:space="preserve">. </w:t>
      </w:r>
      <w:r w:rsidR="000904C6" w:rsidRPr="00256197">
        <w:rPr>
          <w:rFonts w:cs="Times New Roman"/>
        </w:rPr>
        <w:t xml:space="preserve">None of the strategies dominate </w:t>
      </w:r>
      <w:r w:rsidR="004804C9" w:rsidRPr="00256197">
        <w:rPr>
          <w:rFonts w:cs="Times New Roman"/>
        </w:rPr>
        <w:t>across the entire IGP</w:t>
      </w:r>
      <w:r w:rsidR="00F65FC3">
        <w:rPr>
          <w:rFonts w:cs="Times New Roman"/>
        </w:rPr>
        <w:t xml:space="preserve"> as can be seen in figure </w:t>
      </w:r>
      <w:r w:rsidR="00406EE5">
        <w:rPr>
          <w:rFonts w:cs="Times New Roman"/>
        </w:rPr>
        <w:t>5</w:t>
      </w:r>
      <w:r w:rsidR="004804C9" w:rsidRPr="00256197">
        <w:rPr>
          <w:rFonts w:cs="Times New Roman"/>
        </w:rPr>
        <w:t xml:space="preserve">. </w:t>
      </w:r>
    </w:p>
    <w:p w14:paraId="58B3CAC3" w14:textId="616C99E4" w:rsidR="006E10CE" w:rsidRPr="00256197" w:rsidRDefault="006E10CE" w:rsidP="009639B7">
      <w:pPr>
        <w:rPr>
          <w:rFonts w:cs="Times New Roman"/>
        </w:rPr>
      </w:pPr>
      <w:r w:rsidRPr="00256197">
        <w:rPr>
          <w:rFonts w:cs="Times New Roman"/>
        </w:rPr>
        <w:t>Table</w:t>
      </w:r>
      <w:r w:rsidR="008D33A5" w:rsidRPr="00256197">
        <w:rPr>
          <w:rFonts w:cs="Times New Roman"/>
        </w:rPr>
        <w:t xml:space="preserve"> 6</w:t>
      </w:r>
      <w:r w:rsidRPr="00256197">
        <w:rPr>
          <w:rFonts w:cs="Times New Roman"/>
        </w:rPr>
        <w:t>: Partial profits WTP</w:t>
      </w:r>
      <w:r w:rsidR="00CF209B" w:rsidRPr="00256197">
        <w:rPr>
          <w:rFonts w:cs="Times New Roman"/>
        </w:rPr>
        <w:t xml:space="preserve"> (</w:t>
      </w:r>
      <w:r w:rsidR="00AB783A" w:rsidRPr="00256197">
        <w:rPr>
          <w:rFonts w:cs="Times New Roman"/>
        </w:rPr>
        <w:t>thousand r</w:t>
      </w:r>
      <w:r w:rsidR="00CF209B" w:rsidRPr="00256197">
        <w:rPr>
          <w:rFonts w:cs="Times New Roman"/>
        </w:rPr>
        <w:t xml:space="preserve">upees/ha) descriptive statistics </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6E10CE" w:rsidRPr="00256197" w14:paraId="5FD22E90"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3A5A5AC0"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375857A9"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327B50D"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35599894"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93F2BF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786D0DE"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2A078D3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7EC17C80"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743470" w:rsidRPr="00256197" w14:paraId="52A15F59" w14:textId="77777777" w:rsidTr="00DB11CB">
        <w:trPr>
          <w:trHeight w:val="288"/>
          <w:jc w:val="center"/>
        </w:trPr>
        <w:tc>
          <w:tcPr>
            <w:tcW w:w="707" w:type="pct"/>
            <w:vMerge w:val="restart"/>
          </w:tcPr>
          <w:p w14:paraId="1D51321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4EFB65C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1D7CAA29" w14:textId="2BD4AAB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-15.31</w:t>
            </w:r>
          </w:p>
        </w:tc>
        <w:tc>
          <w:tcPr>
            <w:tcW w:w="555" w:type="pct"/>
            <w:noWrap/>
            <w:vAlign w:val="bottom"/>
          </w:tcPr>
          <w:p w14:paraId="5298AE13" w14:textId="07EC660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40.40</w:t>
            </w:r>
          </w:p>
        </w:tc>
        <w:tc>
          <w:tcPr>
            <w:tcW w:w="555" w:type="pct"/>
            <w:noWrap/>
            <w:vAlign w:val="bottom"/>
          </w:tcPr>
          <w:p w14:paraId="465AFE2C" w14:textId="785EDE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12.30</w:t>
            </w:r>
          </w:p>
        </w:tc>
        <w:tc>
          <w:tcPr>
            <w:tcW w:w="555" w:type="pct"/>
            <w:noWrap/>
            <w:vAlign w:val="bottom"/>
          </w:tcPr>
          <w:p w14:paraId="2BD5ADB6" w14:textId="4977F43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7.84</w:t>
            </w:r>
          </w:p>
        </w:tc>
        <w:tc>
          <w:tcPr>
            <w:tcW w:w="555" w:type="pct"/>
            <w:noWrap/>
            <w:vAlign w:val="bottom"/>
          </w:tcPr>
          <w:p w14:paraId="3F75DCC9" w14:textId="3A7B6D1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23.80</w:t>
            </w:r>
          </w:p>
        </w:tc>
        <w:tc>
          <w:tcPr>
            <w:tcW w:w="555" w:type="pct"/>
            <w:noWrap/>
            <w:vAlign w:val="bottom"/>
          </w:tcPr>
          <w:p w14:paraId="27A3D14E" w14:textId="4DD3ED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25.40</w:t>
            </w:r>
          </w:p>
        </w:tc>
      </w:tr>
      <w:tr w:rsidR="00743470" w:rsidRPr="00256197" w14:paraId="4EA5A85C" w14:textId="77777777" w:rsidTr="00DB11CB">
        <w:trPr>
          <w:trHeight w:val="288"/>
          <w:jc w:val="center"/>
        </w:trPr>
        <w:tc>
          <w:tcPr>
            <w:tcW w:w="707" w:type="pct"/>
            <w:vMerge/>
          </w:tcPr>
          <w:p w14:paraId="13D3B4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BB2CEFA" w14:textId="77777777" w:rsidR="00743470" w:rsidRPr="00B03562" w:rsidRDefault="00743470" w:rsidP="00743470">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55BB1700" w14:textId="0EC553C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22.82</w:t>
            </w:r>
          </w:p>
        </w:tc>
        <w:tc>
          <w:tcPr>
            <w:tcW w:w="555" w:type="pct"/>
            <w:noWrap/>
            <w:vAlign w:val="bottom"/>
          </w:tcPr>
          <w:p w14:paraId="056E2E19" w14:textId="17FB82F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28.98</w:t>
            </w:r>
          </w:p>
        </w:tc>
        <w:tc>
          <w:tcPr>
            <w:tcW w:w="555" w:type="pct"/>
            <w:noWrap/>
            <w:vAlign w:val="bottom"/>
          </w:tcPr>
          <w:p w14:paraId="6EEB396A" w14:textId="37CDB08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42.88</w:t>
            </w:r>
          </w:p>
        </w:tc>
        <w:tc>
          <w:tcPr>
            <w:tcW w:w="555" w:type="pct"/>
            <w:noWrap/>
            <w:vAlign w:val="bottom"/>
          </w:tcPr>
          <w:p w14:paraId="51068A86" w14:textId="067E8A3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46.27</w:t>
            </w:r>
          </w:p>
        </w:tc>
        <w:tc>
          <w:tcPr>
            <w:tcW w:w="555" w:type="pct"/>
            <w:noWrap/>
            <w:vAlign w:val="bottom"/>
          </w:tcPr>
          <w:p w14:paraId="02FD09A1" w14:textId="316A8CA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31.34</w:t>
            </w:r>
          </w:p>
        </w:tc>
        <w:tc>
          <w:tcPr>
            <w:tcW w:w="555" w:type="pct"/>
            <w:noWrap/>
            <w:vAlign w:val="bottom"/>
          </w:tcPr>
          <w:p w14:paraId="40671BE3" w14:textId="5D8013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34.62</w:t>
            </w:r>
          </w:p>
        </w:tc>
      </w:tr>
      <w:tr w:rsidR="00743470" w:rsidRPr="00256197" w14:paraId="37812052" w14:textId="77777777" w:rsidTr="00DB11CB">
        <w:trPr>
          <w:trHeight w:val="288"/>
          <w:jc w:val="center"/>
        </w:trPr>
        <w:tc>
          <w:tcPr>
            <w:tcW w:w="707" w:type="pct"/>
            <w:vMerge/>
          </w:tcPr>
          <w:p w14:paraId="4438BA8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F5960A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2DCDD2D" w14:textId="674FC65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-97.77</w:t>
            </w:r>
          </w:p>
        </w:tc>
        <w:tc>
          <w:tcPr>
            <w:tcW w:w="555" w:type="pct"/>
            <w:noWrap/>
            <w:vAlign w:val="bottom"/>
          </w:tcPr>
          <w:p w14:paraId="5E1DD546" w14:textId="1F88256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-25.01</w:t>
            </w:r>
          </w:p>
        </w:tc>
        <w:tc>
          <w:tcPr>
            <w:tcW w:w="555" w:type="pct"/>
            <w:noWrap/>
            <w:vAlign w:val="bottom"/>
          </w:tcPr>
          <w:p w14:paraId="398BB4AC" w14:textId="0E0EFB1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-80.65</w:t>
            </w:r>
          </w:p>
        </w:tc>
        <w:tc>
          <w:tcPr>
            <w:tcW w:w="555" w:type="pct"/>
            <w:noWrap/>
            <w:vAlign w:val="bottom"/>
          </w:tcPr>
          <w:p w14:paraId="3F9F06F2" w14:textId="35DEE6E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-95.69</w:t>
            </w:r>
          </w:p>
        </w:tc>
        <w:tc>
          <w:tcPr>
            <w:tcW w:w="555" w:type="pct"/>
            <w:noWrap/>
            <w:vAlign w:val="bottom"/>
          </w:tcPr>
          <w:p w14:paraId="52DA514C" w14:textId="210A94B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-62.89</w:t>
            </w:r>
          </w:p>
        </w:tc>
        <w:tc>
          <w:tcPr>
            <w:tcW w:w="555" w:type="pct"/>
            <w:noWrap/>
            <w:vAlign w:val="bottom"/>
          </w:tcPr>
          <w:p w14:paraId="1C6DB338" w14:textId="25F4B54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-82.90</w:t>
            </w:r>
          </w:p>
        </w:tc>
      </w:tr>
      <w:tr w:rsidR="00743470" w:rsidRPr="00256197" w14:paraId="23ED578C" w14:textId="77777777" w:rsidTr="00DB11CB">
        <w:trPr>
          <w:trHeight w:val="288"/>
          <w:jc w:val="center"/>
        </w:trPr>
        <w:tc>
          <w:tcPr>
            <w:tcW w:w="707" w:type="pct"/>
            <w:vMerge/>
          </w:tcPr>
          <w:p w14:paraId="6FC1AD5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4250F9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D329D5" w14:textId="0E0250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-36.40</w:t>
            </w:r>
          </w:p>
        </w:tc>
        <w:tc>
          <w:tcPr>
            <w:tcW w:w="555" w:type="pct"/>
            <w:noWrap/>
            <w:vAlign w:val="bottom"/>
          </w:tcPr>
          <w:p w14:paraId="5BF8A978" w14:textId="383390B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-10.73</w:t>
            </w:r>
          </w:p>
        </w:tc>
        <w:tc>
          <w:tcPr>
            <w:tcW w:w="555" w:type="pct"/>
            <w:noWrap/>
            <w:vAlign w:val="bottom"/>
          </w:tcPr>
          <w:p w14:paraId="6D8A394E" w14:textId="11A33F3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-42.52</w:t>
            </w:r>
          </w:p>
        </w:tc>
        <w:tc>
          <w:tcPr>
            <w:tcW w:w="555" w:type="pct"/>
            <w:noWrap/>
            <w:vAlign w:val="bottom"/>
          </w:tcPr>
          <w:p w14:paraId="6AC567EF" w14:textId="0079C00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-49.44</w:t>
            </w:r>
          </w:p>
        </w:tc>
        <w:tc>
          <w:tcPr>
            <w:tcW w:w="555" w:type="pct"/>
            <w:noWrap/>
            <w:vAlign w:val="bottom"/>
          </w:tcPr>
          <w:p w14:paraId="32312CBE" w14:textId="506A063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-21.58</w:t>
            </w:r>
          </w:p>
        </w:tc>
        <w:tc>
          <w:tcPr>
            <w:tcW w:w="555" w:type="pct"/>
            <w:noWrap/>
            <w:vAlign w:val="bottom"/>
          </w:tcPr>
          <w:p w14:paraId="238E44AD" w14:textId="1AB55EC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-17.54</w:t>
            </w:r>
          </w:p>
        </w:tc>
      </w:tr>
      <w:tr w:rsidR="00743470" w:rsidRPr="00256197" w14:paraId="01CE21A6" w14:textId="77777777" w:rsidTr="00DB11CB">
        <w:trPr>
          <w:trHeight w:val="288"/>
          <w:jc w:val="center"/>
        </w:trPr>
        <w:tc>
          <w:tcPr>
            <w:tcW w:w="707" w:type="pct"/>
            <w:vMerge/>
          </w:tcPr>
          <w:p w14:paraId="63446043"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512DD25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5EB31F0" w14:textId="704C1EE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-26.88</w:t>
            </w:r>
          </w:p>
        </w:tc>
        <w:tc>
          <w:tcPr>
            <w:tcW w:w="555" w:type="pct"/>
            <w:noWrap/>
            <w:vAlign w:val="bottom"/>
          </w:tcPr>
          <w:p w14:paraId="0AE7B854" w14:textId="5E6ABF6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24.88</w:t>
            </w:r>
          </w:p>
        </w:tc>
        <w:tc>
          <w:tcPr>
            <w:tcW w:w="555" w:type="pct"/>
            <w:noWrap/>
            <w:vAlign w:val="bottom"/>
          </w:tcPr>
          <w:p w14:paraId="769736D2" w14:textId="0E754B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-16.26</w:t>
            </w:r>
          </w:p>
        </w:tc>
        <w:tc>
          <w:tcPr>
            <w:tcW w:w="555" w:type="pct"/>
            <w:noWrap/>
            <w:vAlign w:val="bottom"/>
          </w:tcPr>
          <w:p w14:paraId="221EFAFF" w14:textId="38D85A1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-27.25</w:t>
            </w:r>
          </w:p>
        </w:tc>
        <w:tc>
          <w:tcPr>
            <w:tcW w:w="555" w:type="pct"/>
            <w:noWrap/>
            <w:vAlign w:val="bottom"/>
          </w:tcPr>
          <w:p w14:paraId="198FC0E9" w14:textId="57ECF72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7.19</w:t>
            </w:r>
          </w:p>
        </w:tc>
        <w:tc>
          <w:tcPr>
            <w:tcW w:w="555" w:type="pct"/>
            <w:noWrap/>
            <w:vAlign w:val="bottom"/>
          </w:tcPr>
          <w:p w14:paraId="3AE86DEE" w14:textId="71890C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-1.91</w:t>
            </w:r>
          </w:p>
        </w:tc>
      </w:tr>
      <w:tr w:rsidR="00743470" w:rsidRPr="00256197" w14:paraId="0BE61E45" w14:textId="77777777" w:rsidTr="00DB11CB">
        <w:trPr>
          <w:trHeight w:val="288"/>
          <w:jc w:val="center"/>
        </w:trPr>
        <w:tc>
          <w:tcPr>
            <w:tcW w:w="707" w:type="pct"/>
            <w:vMerge/>
          </w:tcPr>
          <w:p w14:paraId="5BED9D24"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5B264FE"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67D938DE" w14:textId="25EA05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-18.74</w:t>
            </w:r>
          </w:p>
        </w:tc>
        <w:tc>
          <w:tcPr>
            <w:tcW w:w="555" w:type="pct"/>
            <w:noWrap/>
            <w:vAlign w:val="bottom"/>
          </w:tcPr>
          <w:p w14:paraId="13677943" w14:textId="156B2B2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47.15</w:t>
            </w:r>
          </w:p>
        </w:tc>
        <w:tc>
          <w:tcPr>
            <w:tcW w:w="555" w:type="pct"/>
            <w:noWrap/>
            <w:vAlign w:val="bottom"/>
          </w:tcPr>
          <w:p w14:paraId="03A3C64D" w14:textId="0ECD75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2.00</w:t>
            </w:r>
          </w:p>
        </w:tc>
        <w:tc>
          <w:tcPr>
            <w:tcW w:w="555" w:type="pct"/>
            <w:noWrap/>
            <w:vAlign w:val="bottom"/>
          </w:tcPr>
          <w:p w14:paraId="3CFB2BF9" w14:textId="3A07FDA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1.43</w:t>
            </w:r>
          </w:p>
        </w:tc>
        <w:tc>
          <w:tcPr>
            <w:tcW w:w="555" w:type="pct"/>
            <w:noWrap/>
            <w:vAlign w:val="bottom"/>
          </w:tcPr>
          <w:p w14:paraId="0AD2CB8C" w14:textId="63C0B0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24.04</w:t>
            </w:r>
          </w:p>
        </w:tc>
        <w:tc>
          <w:tcPr>
            <w:tcW w:w="555" w:type="pct"/>
            <w:noWrap/>
            <w:vAlign w:val="bottom"/>
          </w:tcPr>
          <w:p w14:paraId="53D77667" w14:textId="41107C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23.22</w:t>
            </w:r>
          </w:p>
        </w:tc>
      </w:tr>
      <w:tr w:rsidR="00743470" w:rsidRPr="00256197" w14:paraId="291CD6DB" w14:textId="77777777" w:rsidTr="00DB11CB">
        <w:trPr>
          <w:trHeight w:val="288"/>
          <w:jc w:val="center"/>
        </w:trPr>
        <w:tc>
          <w:tcPr>
            <w:tcW w:w="707" w:type="pct"/>
            <w:vMerge/>
          </w:tcPr>
          <w:p w14:paraId="1623F02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BC176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7F7F78F" w14:textId="2BE1011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-8.09</w:t>
            </w:r>
          </w:p>
        </w:tc>
        <w:tc>
          <w:tcPr>
            <w:tcW w:w="555" w:type="pct"/>
            <w:noWrap/>
            <w:vAlign w:val="bottom"/>
          </w:tcPr>
          <w:p w14:paraId="0EE0F54E" w14:textId="541523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62.14</w:t>
            </w:r>
          </w:p>
        </w:tc>
        <w:tc>
          <w:tcPr>
            <w:tcW w:w="555" w:type="pct"/>
            <w:noWrap/>
            <w:vAlign w:val="bottom"/>
          </w:tcPr>
          <w:p w14:paraId="672F6855" w14:textId="12E3D3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48.44</w:t>
            </w:r>
          </w:p>
        </w:tc>
        <w:tc>
          <w:tcPr>
            <w:tcW w:w="555" w:type="pct"/>
            <w:noWrap/>
            <w:vAlign w:val="bottom"/>
          </w:tcPr>
          <w:p w14:paraId="20C26B29" w14:textId="0B6CA9A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41.74</w:t>
            </w:r>
          </w:p>
        </w:tc>
        <w:tc>
          <w:tcPr>
            <w:tcW w:w="555" w:type="pct"/>
            <w:noWrap/>
            <w:vAlign w:val="bottom"/>
          </w:tcPr>
          <w:p w14:paraId="5D95B50C" w14:textId="7573DD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48.21</w:t>
            </w:r>
          </w:p>
        </w:tc>
        <w:tc>
          <w:tcPr>
            <w:tcW w:w="555" w:type="pct"/>
            <w:noWrap/>
            <w:vAlign w:val="bottom"/>
          </w:tcPr>
          <w:p w14:paraId="534F6D31" w14:textId="466778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52.55</w:t>
            </w:r>
          </w:p>
        </w:tc>
      </w:tr>
      <w:tr w:rsidR="00743470" w:rsidRPr="00256197" w14:paraId="3184F286" w14:textId="77777777" w:rsidTr="00DB11CB">
        <w:trPr>
          <w:trHeight w:val="288"/>
          <w:jc w:val="center"/>
        </w:trPr>
        <w:tc>
          <w:tcPr>
            <w:tcW w:w="707" w:type="pct"/>
            <w:vMerge/>
          </w:tcPr>
          <w:p w14:paraId="526B522B"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7A3C27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0D061DA" w14:textId="03CB8A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6.10</w:t>
            </w:r>
          </w:p>
        </w:tc>
        <w:tc>
          <w:tcPr>
            <w:tcW w:w="555" w:type="pct"/>
            <w:tcBorders>
              <w:bottom w:val="nil"/>
            </w:tcBorders>
            <w:noWrap/>
            <w:vAlign w:val="bottom"/>
          </w:tcPr>
          <w:p w14:paraId="0546DBD0" w14:textId="0D6C9A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72.21</w:t>
            </w:r>
          </w:p>
        </w:tc>
        <w:tc>
          <w:tcPr>
            <w:tcW w:w="555" w:type="pct"/>
            <w:tcBorders>
              <w:bottom w:val="nil"/>
            </w:tcBorders>
            <w:noWrap/>
            <w:vAlign w:val="bottom"/>
          </w:tcPr>
          <w:p w14:paraId="0A6B7888" w14:textId="2D78F58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77.33</w:t>
            </w:r>
          </w:p>
        </w:tc>
        <w:tc>
          <w:tcPr>
            <w:tcW w:w="555" w:type="pct"/>
            <w:tcBorders>
              <w:bottom w:val="nil"/>
            </w:tcBorders>
            <w:noWrap/>
            <w:vAlign w:val="bottom"/>
          </w:tcPr>
          <w:p w14:paraId="57FBB533" w14:textId="28FEE8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79.22</w:t>
            </w:r>
          </w:p>
        </w:tc>
        <w:tc>
          <w:tcPr>
            <w:tcW w:w="555" w:type="pct"/>
            <w:tcBorders>
              <w:bottom w:val="nil"/>
            </w:tcBorders>
            <w:noWrap/>
            <w:vAlign w:val="bottom"/>
          </w:tcPr>
          <w:p w14:paraId="6E633D6A" w14:textId="1D13D4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63.93</w:t>
            </w:r>
          </w:p>
        </w:tc>
        <w:tc>
          <w:tcPr>
            <w:tcW w:w="555" w:type="pct"/>
            <w:tcBorders>
              <w:bottom w:val="nil"/>
            </w:tcBorders>
            <w:noWrap/>
            <w:vAlign w:val="bottom"/>
          </w:tcPr>
          <w:p w14:paraId="70380E2E" w14:textId="72E724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74.15</w:t>
            </w:r>
          </w:p>
        </w:tc>
      </w:tr>
      <w:tr w:rsidR="00743470" w:rsidRPr="00256197" w14:paraId="1D1CA40B" w14:textId="77777777" w:rsidTr="00DB11CB">
        <w:trPr>
          <w:trHeight w:val="288"/>
          <w:jc w:val="center"/>
        </w:trPr>
        <w:tc>
          <w:tcPr>
            <w:tcW w:w="707" w:type="pct"/>
            <w:vMerge/>
            <w:tcBorders>
              <w:bottom w:val="single" w:sz="4" w:space="0" w:color="auto"/>
            </w:tcBorders>
          </w:tcPr>
          <w:p w14:paraId="5458C33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6C46DCB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58E4559" w14:textId="79DD20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99.85</w:t>
            </w:r>
          </w:p>
        </w:tc>
        <w:tc>
          <w:tcPr>
            <w:tcW w:w="555" w:type="pct"/>
            <w:tcBorders>
              <w:top w:val="nil"/>
              <w:bottom w:val="single" w:sz="4" w:space="0" w:color="auto"/>
            </w:tcBorders>
            <w:noWrap/>
            <w:vAlign w:val="bottom"/>
          </w:tcPr>
          <w:p w14:paraId="6E0764AF" w14:textId="19C7D8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96.57</w:t>
            </w:r>
          </w:p>
        </w:tc>
        <w:tc>
          <w:tcPr>
            <w:tcW w:w="555" w:type="pct"/>
            <w:tcBorders>
              <w:top w:val="nil"/>
              <w:bottom w:val="single" w:sz="4" w:space="0" w:color="auto"/>
            </w:tcBorders>
            <w:noWrap/>
            <w:vAlign w:val="bottom"/>
          </w:tcPr>
          <w:p w14:paraId="2CAE896F" w14:textId="41EA4D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103.13</w:t>
            </w:r>
          </w:p>
        </w:tc>
        <w:tc>
          <w:tcPr>
            <w:tcW w:w="555" w:type="pct"/>
            <w:tcBorders>
              <w:top w:val="nil"/>
              <w:bottom w:val="single" w:sz="4" w:space="0" w:color="auto"/>
            </w:tcBorders>
            <w:noWrap/>
            <w:vAlign w:val="bottom"/>
          </w:tcPr>
          <w:p w14:paraId="3EDB248B" w14:textId="1B3976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112.42</w:t>
            </w:r>
          </w:p>
        </w:tc>
        <w:tc>
          <w:tcPr>
            <w:tcW w:w="555" w:type="pct"/>
            <w:tcBorders>
              <w:top w:val="nil"/>
              <w:bottom w:val="single" w:sz="4" w:space="0" w:color="auto"/>
            </w:tcBorders>
            <w:noWrap/>
            <w:vAlign w:val="bottom"/>
          </w:tcPr>
          <w:p w14:paraId="7815AB54" w14:textId="55C079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137.49</w:t>
            </w:r>
          </w:p>
        </w:tc>
        <w:tc>
          <w:tcPr>
            <w:tcW w:w="555" w:type="pct"/>
            <w:tcBorders>
              <w:top w:val="nil"/>
              <w:bottom w:val="single" w:sz="4" w:space="0" w:color="auto"/>
            </w:tcBorders>
            <w:noWrap/>
            <w:vAlign w:val="bottom"/>
          </w:tcPr>
          <w:p w14:paraId="725AB69D" w14:textId="0BA827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129.42</w:t>
            </w:r>
          </w:p>
        </w:tc>
      </w:tr>
      <w:tr w:rsidR="00743470" w:rsidRPr="00256197" w14:paraId="4D6D381D" w14:textId="77777777" w:rsidTr="00DB11CB">
        <w:trPr>
          <w:trHeight w:val="288"/>
          <w:jc w:val="center"/>
        </w:trPr>
        <w:tc>
          <w:tcPr>
            <w:tcW w:w="707" w:type="pct"/>
            <w:vMerge w:val="restart"/>
            <w:tcBorders>
              <w:top w:val="single" w:sz="4" w:space="0" w:color="auto"/>
            </w:tcBorders>
          </w:tcPr>
          <w:p w14:paraId="6ECDE8F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6C6F9463"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0F9C8497" w14:textId="67965AF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-50.40</w:t>
            </w:r>
          </w:p>
        </w:tc>
        <w:tc>
          <w:tcPr>
            <w:tcW w:w="555" w:type="pct"/>
            <w:tcBorders>
              <w:top w:val="single" w:sz="4" w:space="0" w:color="auto"/>
            </w:tcBorders>
            <w:noWrap/>
            <w:vAlign w:val="bottom"/>
          </w:tcPr>
          <w:p w14:paraId="02975A9E" w14:textId="0C53F67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3.51</w:t>
            </w:r>
          </w:p>
        </w:tc>
        <w:tc>
          <w:tcPr>
            <w:tcW w:w="555" w:type="pct"/>
            <w:tcBorders>
              <w:top w:val="single" w:sz="4" w:space="0" w:color="auto"/>
            </w:tcBorders>
            <w:noWrap/>
            <w:vAlign w:val="bottom"/>
          </w:tcPr>
          <w:p w14:paraId="037C1700" w14:textId="20E564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-16.12</w:t>
            </w:r>
          </w:p>
        </w:tc>
        <w:tc>
          <w:tcPr>
            <w:tcW w:w="555" w:type="pct"/>
            <w:tcBorders>
              <w:top w:val="single" w:sz="4" w:space="0" w:color="auto"/>
            </w:tcBorders>
            <w:noWrap/>
            <w:vAlign w:val="bottom"/>
          </w:tcPr>
          <w:p w14:paraId="4A8B05F0" w14:textId="61DFA0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-24.19</w:t>
            </w:r>
          </w:p>
        </w:tc>
        <w:tc>
          <w:tcPr>
            <w:tcW w:w="555" w:type="pct"/>
            <w:tcBorders>
              <w:top w:val="single" w:sz="4" w:space="0" w:color="auto"/>
            </w:tcBorders>
            <w:noWrap/>
            <w:vAlign w:val="bottom"/>
          </w:tcPr>
          <w:p w14:paraId="526F95BA" w14:textId="578AF1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-8.78</w:t>
            </w:r>
          </w:p>
        </w:tc>
        <w:tc>
          <w:tcPr>
            <w:tcW w:w="555" w:type="pct"/>
            <w:tcBorders>
              <w:top w:val="single" w:sz="4" w:space="0" w:color="auto"/>
            </w:tcBorders>
            <w:noWrap/>
            <w:vAlign w:val="bottom"/>
          </w:tcPr>
          <w:p w14:paraId="1DCFF16A" w14:textId="7D5C8D3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-5.70</w:t>
            </w:r>
          </w:p>
        </w:tc>
      </w:tr>
      <w:tr w:rsidR="00743470" w:rsidRPr="00256197" w14:paraId="1E38E7E4" w14:textId="77777777" w:rsidTr="00DB11CB">
        <w:trPr>
          <w:trHeight w:val="288"/>
          <w:jc w:val="center"/>
        </w:trPr>
        <w:tc>
          <w:tcPr>
            <w:tcW w:w="707" w:type="pct"/>
            <w:vMerge/>
          </w:tcPr>
          <w:p w14:paraId="720E8AB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2EDB5E7" w14:textId="77777777" w:rsidR="00743470" w:rsidRPr="00B03562" w:rsidRDefault="00743470" w:rsidP="00743470">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646823C6" w14:textId="05C1941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26.63</w:t>
            </w:r>
          </w:p>
        </w:tc>
        <w:tc>
          <w:tcPr>
            <w:tcW w:w="555" w:type="pct"/>
            <w:noWrap/>
            <w:vAlign w:val="bottom"/>
          </w:tcPr>
          <w:p w14:paraId="0A31605D" w14:textId="4D34BA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25.83</w:t>
            </w:r>
          </w:p>
        </w:tc>
        <w:tc>
          <w:tcPr>
            <w:tcW w:w="555" w:type="pct"/>
            <w:noWrap/>
            <w:vAlign w:val="bottom"/>
          </w:tcPr>
          <w:p w14:paraId="234A85CF" w14:textId="56B105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44.08</w:t>
            </w:r>
          </w:p>
        </w:tc>
        <w:tc>
          <w:tcPr>
            <w:tcW w:w="555" w:type="pct"/>
            <w:noWrap/>
            <w:vAlign w:val="bottom"/>
          </w:tcPr>
          <w:p w14:paraId="7CFC2E9C" w14:textId="1D58A79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47.57</w:t>
            </w:r>
          </w:p>
        </w:tc>
        <w:tc>
          <w:tcPr>
            <w:tcW w:w="555" w:type="pct"/>
            <w:noWrap/>
            <w:vAlign w:val="bottom"/>
          </w:tcPr>
          <w:p w14:paraId="719523C2" w14:textId="616EFE2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0189CAE2" w14:textId="35663D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32.81</w:t>
            </w:r>
          </w:p>
        </w:tc>
      </w:tr>
      <w:tr w:rsidR="00743470" w:rsidRPr="00256197" w14:paraId="01389160" w14:textId="77777777" w:rsidTr="00DB11CB">
        <w:trPr>
          <w:trHeight w:val="288"/>
          <w:jc w:val="center"/>
        </w:trPr>
        <w:tc>
          <w:tcPr>
            <w:tcW w:w="707" w:type="pct"/>
            <w:vMerge/>
          </w:tcPr>
          <w:p w14:paraId="0824DA9E"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8E394A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DC9FA03" w14:textId="3DEB60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-126.29</w:t>
            </w:r>
          </w:p>
        </w:tc>
        <w:tc>
          <w:tcPr>
            <w:tcW w:w="555" w:type="pct"/>
            <w:noWrap/>
            <w:vAlign w:val="bottom"/>
          </w:tcPr>
          <w:p w14:paraId="6888F72D" w14:textId="6ADB3C1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-54.20</w:t>
            </w:r>
          </w:p>
        </w:tc>
        <w:tc>
          <w:tcPr>
            <w:tcW w:w="555" w:type="pct"/>
            <w:noWrap/>
            <w:vAlign w:val="bottom"/>
          </w:tcPr>
          <w:p w14:paraId="697F76BD" w14:textId="3B6335C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-115.70</w:t>
            </w:r>
          </w:p>
        </w:tc>
        <w:tc>
          <w:tcPr>
            <w:tcW w:w="555" w:type="pct"/>
            <w:noWrap/>
            <w:vAlign w:val="bottom"/>
          </w:tcPr>
          <w:p w14:paraId="59FB1CB5" w14:textId="4BC3AC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-112.73</w:t>
            </w:r>
          </w:p>
        </w:tc>
        <w:tc>
          <w:tcPr>
            <w:tcW w:w="555" w:type="pct"/>
            <w:noWrap/>
            <w:vAlign w:val="bottom"/>
          </w:tcPr>
          <w:p w14:paraId="118922C0" w14:textId="15AC7D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-103.66</w:t>
            </w:r>
          </w:p>
        </w:tc>
        <w:tc>
          <w:tcPr>
            <w:tcW w:w="555" w:type="pct"/>
            <w:noWrap/>
            <w:vAlign w:val="bottom"/>
          </w:tcPr>
          <w:p w14:paraId="5506CECE" w14:textId="633C4E2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-118.82</w:t>
            </w:r>
          </w:p>
        </w:tc>
      </w:tr>
      <w:tr w:rsidR="00743470" w:rsidRPr="00256197" w14:paraId="141AD035" w14:textId="77777777" w:rsidTr="00DB11CB">
        <w:trPr>
          <w:trHeight w:val="288"/>
          <w:jc w:val="center"/>
        </w:trPr>
        <w:tc>
          <w:tcPr>
            <w:tcW w:w="707" w:type="pct"/>
            <w:vMerge/>
          </w:tcPr>
          <w:p w14:paraId="722DCFD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628C2FC5"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7117FE5" w14:textId="7750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-79.57</w:t>
            </w:r>
          </w:p>
        </w:tc>
        <w:tc>
          <w:tcPr>
            <w:tcW w:w="555" w:type="pct"/>
            <w:noWrap/>
            <w:vAlign w:val="bottom"/>
          </w:tcPr>
          <w:p w14:paraId="35643A2D" w14:textId="5D60338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-23.43</w:t>
            </w:r>
          </w:p>
        </w:tc>
        <w:tc>
          <w:tcPr>
            <w:tcW w:w="555" w:type="pct"/>
            <w:noWrap/>
            <w:vAlign w:val="bottom"/>
          </w:tcPr>
          <w:p w14:paraId="61189CD9" w14:textId="4BA333D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-73.37</w:t>
            </w:r>
          </w:p>
        </w:tc>
        <w:tc>
          <w:tcPr>
            <w:tcW w:w="555" w:type="pct"/>
            <w:noWrap/>
            <w:vAlign w:val="bottom"/>
          </w:tcPr>
          <w:p w14:paraId="08461C22" w14:textId="7BFEEEB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-82.82</w:t>
            </w:r>
          </w:p>
        </w:tc>
        <w:tc>
          <w:tcPr>
            <w:tcW w:w="555" w:type="pct"/>
            <w:noWrap/>
            <w:vAlign w:val="bottom"/>
          </w:tcPr>
          <w:p w14:paraId="04B1FC07" w14:textId="031D610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-38.10</w:t>
            </w:r>
          </w:p>
        </w:tc>
        <w:tc>
          <w:tcPr>
            <w:tcW w:w="555" w:type="pct"/>
            <w:noWrap/>
            <w:vAlign w:val="bottom"/>
          </w:tcPr>
          <w:p w14:paraId="3B1E4A72" w14:textId="63D4080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-47.72</w:t>
            </w:r>
          </w:p>
        </w:tc>
      </w:tr>
      <w:tr w:rsidR="00743470" w:rsidRPr="00256197" w14:paraId="4B4154A6" w14:textId="77777777" w:rsidTr="00DB11CB">
        <w:trPr>
          <w:trHeight w:val="288"/>
          <w:jc w:val="center"/>
        </w:trPr>
        <w:tc>
          <w:tcPr>
            <w:tcW w:w="707" w:type="pct"/>
            <w:vMerge/>
          </w:tcPr>
          <w:p w14:paraId="63B23E18"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8050B7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494B709" w14:textId="42CDA66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-66.27</w:t>
            </w:r>
          </w:p>
        </w:tc>
        <w:tc>
          <w:tcPr>
            <w:tcW w:w="555" w:type="pct"/>
            <w:noWrap/>
            <w:vAlign w:val="bottom"/>
          </w:tcPr>
          <w:p w14:paraId="583E8499" w14:textId="703A63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-16.27</w:t>
            </w:r>
          </w:p>
        </w:tc>
        <w:tc>
          <w:tcPr>
            <w:tcW w:w="555" w:type="pct"/>
            <w:noWrap/>
            <w:vAlign w:val="bottom"/>
          </w:tcPr>
          <w:p w14:paraId="7171C17D" w14:textId="5F2B02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-54.83</w:t>
            </w:r>
          </w:p>
        </w:tc>
        <w:tc>
          <w:tcPr>
            <w:tcW w:w="555" w:type="pct"/>
            <w:noWrap/>
            <w:vAlign w:val="bottom"/>
          </w:tcPr>
          <w:p w14:paraId="3418C56F" w14:textId="4B6EA8C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-66.11</w:t>
            </w:r>
          </w:p>
        </w:tc>
        <w:tc>
          <w:tcPr>
            <w:tcW w:w="555" w:type="pct"/>
            <w:noWrap/>
            <w:vAlign w:val="bottom"/>
          </w:tcPr>
          <w:p w14:paraId="355AF1E4" w14:textId="716EB0D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-23.19</w:t>
            </w:r>
          </w:p>
        </w:tc>
        <w:tc>
          <w:tcPr>
            <w:tcW w:w="555" w:type="pct"/>
            <w:noWrap/>
            <w:vAlign w:val="bottom"/>
          </w:tcPr>
          <w:p w14:paraId="7CFE8500" w14:textId="3ED821B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-23.23</w:t>
            </w:r>
          </w:p>
        </w:tc>
      </w:tr>
      <w:tr w:rsidR="00743470" w:rsidRPr="00256197" w14:paraId="37517EBC" w14:textId="77777777" w:rsidTr="00DB11CB">
        <w:trPr>
          <w:trHeight w:val="288"/>
          <w:jc w:val="center"/>
        </w:trPr>
        <w:tc>
          <w:tcPr>
            <w:tcW w:w="707" w:type="pct"/>
            <w:vMerge/>
          </w:tcPr>
          <w:p w14:paraId="245943B1"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F86998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39BD44D6" w14:textId="187BB56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-52.75</w:t>
            </w:r>
          </w:p>
        </w:tc>
        <w:tc>
          <w:tcPr>
            <w:tcW w:w="555" w:type="pct"/>
            <w:noWrap/>
            <w:vAlign w:val="bottom"/>
          </w:tcPr>
          <w:p w14:paraId="2D068954" w14:textId="4BC82F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-0.94</w:t>
            </w:r>
          </w:p>
        </w:tc>
        <w:tc>
          <w:tcPr>
            <w:tcW w:w="555" w:type="pct"/>
            <w:noWrap/>
            <w:vAlign w:val="bottom"/>
          </w:tcPr>
          <w:p w14:paraId="6ECF2F35" w14:textId="6413E46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-13.87</w:t>
            </w:r>
          </w:p>
        </w:tc>
        <w:tc>
          <w:tcPr>
            <w:tcW w:w="555" w:type="pct"/>
            <w:noWrap/>
            <w:vAlign w:val="bottom"/>
          </w:tcPr>
          <w:p w14:paraId="1D530056" w14:textId="05FA209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1440B54B" w14:textId="73DCAAD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-12.87</w:t>
            </w:r>
          </w:p>
        </w:tc>
        <w:tc>
          <w:tcPr>
            <w:tcW w:w="555" w:type="pct"/>
            <w:noWrap/>
            <w:vAlign w:val="bottom"/>
          </w:tcPr>
          <w:p w14:paraId="1177ADC1" w14:textId="6E6797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-6.43</w:t>
            </w:r>
          </w:p>
        </w:tc>
      </w:tr>
      <w:tr w:rsidR="00743470" w:rsidRPr="00256197" w14:paraId="4BA45D64" w14:textId="77777777" w:rsidTr="00DB11CB">
        <w:trPr>
          <w:trHeight w:val="288"/>
          <w:jc w:val="center"/>
        </w:trPr>
        <w:tc>
          <w:tcPr>
            <w:tcW w:w="707" w:type="pct"/>
            <w:vMerge/>
          </w:tcPr>
          <w:p w14:paraId="4C77BFE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290AA178"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7E13F2E" w14:textId="17D7AFE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-35.94</w:t>
            </w:r>
          </w:p>
        </w:tc>
        <w:tc>
          <w:tcPr>
            <w:tcW w:w="555" w:type="pct"/>
            <w:noWrap/>
            <w:vAlign w:val="bottom"/>
          </w:tcPr>
          <w:p w14:paraId="37417F3C" w14:textId="25098C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20.98</w:t>
            </w:r>
          </w:p>
        </w:tc>
        <w:tc>
          <w:tcPr>
            <w:tcW w:w="555" w:type="pct"/>
            <w:noWrap/>
            <w:vAlign w:val="bottom"/>
          </w:tcPr>
          <w:p w14:paraId="66BAEB20" w14:textId="646C6A6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16.24</w:t>
            </w:r>
          </w:p>
        </w:tc>
        <w:tc>
          <w:tcPr>
            <w:tcW w:w="555" w:type="pct"/>
            <w:noWrap/>
            <w:vAlign w:val="bottom"/>
          </w:tcPr>
          <w:p w14:paraId="2BDB0BA9" w14:textId="2631B3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13.97</w:t>
            </w:r>
          </w:p>
        </w:tc>
        <w:tc>
          <w:tcPr>
            <w:tcW w:w="555" w:type="pct"/>
            <w:noWrap/>
            <w:vAlign w:val="bottom"/>
          </w:tcPr>
          <w:p w14:paraId="0D5B0E7E" w14:textId="3C91694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6.85</w:t>
            </w:r>
          </w:p>
        </w:tc>
        <w:tc>
          <w:tcPr>
            <w:tcW w:w="555" w:type="pct"/>
            <w:noWrap/>
            <w:vAlign w:val="bottom"/>
          </w:tcPr>
          <w:p w14:paraId="79479ECF" w14:textId="27A5465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12.31</w:t>
            </w:r>
          </w:p>
        </w:tc>
      </w:tr>
      <w:tr w:rsidR="00743470" w:rsidRPr="00256197" w14:paraId="1EC06195" w14:textId="77777777" w:rsidTr="00DB11CB">
        <w:trPr>
          <w:trHeight w:val="288"/>
          <w:jc w:val="center"/>
        </w:trPr>
        <w:tc>
          <w:tcPr>
            <w:tcW w:w="707" w:type="pct"/>
            <w:vMerge/>
          </w:tcPr>
          <w:p w14:paraId="7B9F9845"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34A1923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57236D8" w14:textId="1719F56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-21.19</w:t>
            </w:r>
          </w:p>
        </w:tc>
        <w:tc>
          <w:tcPr>
            <w:tcW w:w="555" w:type="pct"/>
            <w:tcBorders>
              <w:bottom w:val="nil"/>
            </w:tcBorders>
            <w:noWrap/>
            <w:vAlign w:val="bottom"/>
          </w:tcPr>
          <w:p w14:paraId="79AEDC86" w14:textId="122421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41.44</w:t>
            </w:r>
          </w:p>
        </w:tc>
        <w:tc>
          <w:tcPr>
            <w:tcW w:w="555" w:type="pct"/>
            <w:tcBorders>
              <w:bottom w:val="nil"/>
            </w:tcBorders>
            <w:noWrap/>
            <w:vAlign w:val="bottom"/>
          </w:tcPr>
          <w:p w14:paraId="444EFBA3" w14:textId="5EFFCC8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44.49</w:t>
            </w:r>
          </w:p>
        </w:tc>
        <w:tc>
          <w:tcPr>
            <w:tcW w:w="555" w:type="pct"/>
            <w:tcBorders>
              <w:bottom w:val="nil"/>
            </w:tcBorders>
            <w:noWrap/>
            <w:vAlign w:val="bottom"/>
          </w:tcPr>
          <w:p w14:paraId="251878E7" w14:textId="7E9659B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43.67</w:t>
            </w:r>
          </w:p>
        </w:tc>
        <w:tc>
          <w:tcPr>
            <w:tcW w:w="555" w:type="pct"/>
            <w:tcBorders>
              <w:bottom w:val="nil"/>
            </w:tcBorders>
            <w:noWrap/>
            <w:vAlign w:val="bottom"/>
          </w:tcPr>
          <w:p w14:paraId="36E303D8" w14:textId="38C6654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29.05</w:t>
            </w:r>
          </w:p>
        </w:tc>
        <w:tc>
          <w:tcPr>
            <w:tcW w:w="555" w:type="pct"/>
            <w:tcBorders>
              <w:bottom w:val="nil"/>
            </w:tcBorders>
            <w:noWrap/>
            <w:vAlign w:val="bottom"/>
          </w:tcPr>
          <w:p w14:paraId="3E174BB6" w14:textId="2DFA820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36.92</w:t>
            </w:r>
          </w:p>
        </w:tc>
      </w:tr>
      <w:tr w:rsidR="00743470" w:rsidRPr="00256197" w14:paraId="3803CDAF" w14:textId="77777777" w:rsidTr="00DB11CB">
        <w:trPr>
          <w:trHeight w:val="288"/>
          <w:jc w:val="center"/>
        </w:trPr>
        <w:tc>
          <w:tcPr>
            <w:tcW w:w="707" w:type="pct"/>
            <w:vMerge/>
            <w:tcBorders>
              <w:bottom w:val="single" w:sz="4" w:space="0" w:color="auto"/>
            </w:tcBorders>
          </w:tcPr>
          <w:p w14:paraId="556C4A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665766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6D7C757B" w14:textId="164A27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89.66</w:t>
            </w:r>
          </w:p>
        </w:tc>
        <w:tc>
          <w:tcPr>
            <w:tcW w:w="555" w:type="pct"/>
            <w:tcBorders>
              <w:top w:val="nil"/>
              <w:bottom w:val="single" w:sz="4" w:space="0" w:color="auto"/>
            </w:tcBorders>
            <w:noWrap/>
            <w:vAlign w:val="bottom"/>
          </w:tcPr>
          <w:p w14:paraId="5AB3D9A2" w14:textId="12E22E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76.40</w:t>
            </w:r>
          </w:p>
        </w:tc>
        <w:tc>
          <w:tcPr>
            <w:tcW w:w="555" w:type="pct"/>
            <w:tcBorders>
              <w:top w:val="nil"/>
              <w:bottom w:val="single" w:sz="4" w:space="0" w:color="auto"/>
            </w:tcBorders>
            <w:noWrap/>
            <w:vAlign w:val="bottom"/>
          </w:tcPr>
          <w:p w14:paraId="40B0EFB2" w14:textId="5D9171E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90.44</w:t>
            </w:r>
          </w:p>
        </w:tc>
        <w:tc>
          <w:tcPr>
            <w:tcW w:w="555" w:type="pct"/>
            <w:tcBorders>
              <w:top w:val="nil"/>
              <w:bottom w:val="single" w:sz="4" w:space="0" w:color="auto"/>
            </w:tcBorders>
            <w:noWrap/>
            <w:vAlign w:val="bottom"/>
          </w:tcPr>
          <w:p w14:paraId="5EE86351" w14:textId="0B7D221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97.08</w:t>
            </w:r>
          </w:p>
        </w:tc>
        <w:tc>
          <w:tcPr>
            <w:tcW w:w="555" w:type="pct"/>
            <w:tcBorders>
              <w:top w:val="nil"/>
              <w:bottom w:val="single" w:sz="4" w:space="0" w:color="auto"/>
            </w:tcBorders>
            <w:noWrap/>
            <w:vAlign w:val="bottom"/>
          </w:tcPr>
          <w:p w14:paraId="14370A99" w14:textId="0AC219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120.33</w:t>
            </w:r>
          </w:p>
        </w:tc>
        <w:tc>
          <w:tcPr>
            <w:tcW w:w="555" w:type="pct"/>
            <w:tcBorders>
              <w:top w:val="nil"/>
              <w:bottom w:val="single" w:sz="4" w:space="0" w:color="auto"/>
            </w:tcBorders>
            <w:noWrap/>
            <w:vAlign w:val="bottom"/>
          </w:tcPr>
          <w:p w14:paraId="1E9E3FD7" w14:textId="1F603F9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99.99</w:t>
            </w:r>
          </w:p>
        </w:tc>
      </w:tr>
      <w:tr w:rsidR="00743470" w:rsidRPr="00256197" w14:paraId="0AE161CC" w14:textId="77777777" w:rsidTr="00DB11CB">
        <w:trPr>
          <w:trHeight w:val="288"/>
          <w:jc w:val="center"/>
        </w:trPr>
        <w:tc>
          <w:tcPr>
            <w:tcW w:w="707" w:type="pct"/>
            <w:vMerge w:val="restart"/>
            <w:tcBorders>
              <w:top w:val="single" w:sz="4" w:space="0" w:color="auto"/>
            </w:tcBorders>
          </w:tcPr>
          <w:p w14:paraId="04F67D5B"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33CA2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0DFEA15" w14:textId="6A16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0.02</w:t>
            </w:r>
          </w:p>
        </w:tc>
        <w:tc>
          <w:tcPr>
            <w:tcW w:w="555" w:type="pct"/>
            <w:tcBorders>
              <w:top w:val="single" w:sz="4" w:space="0" w:color="auto"/>
            </w:tcBorders>
            <w:noWrap/>
            <w:vAlign w:val="bottom"/>
          </w:tcPr>
          <w:p w14:paraId="2923D0EB" w14:textId="29E4674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0.49</w:t>
            </w:r>
          </w:p>
        </w:tc>
        <w:tc>
          <w:tcPr>
            <w:tcW w:w="555" w:type="pct"/>
            <w:tcBorders>
              <w:top w:val="single" w:sz="4" w:space="0" w:color="auto"/>
            </w:tcBorders>
            <w:noWrap/>
            <w:vAlign w:val="bottom"/>
          </w:tcPr>
          <w:p w14:paraId="5E127E12" w14:textId="71083C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tcBorders>
              <w:top w:val="single" w:sz="4" w:space="0" w:color="auto"/>
            </w:tcBorders>
            <w:noWrap/>
            <w:vAlign w:val="bottom"/>
          </w:tcPr>
          <w:p w14:paraId="067B4E73" w14:textId="2040A8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0.31</w:t>
            </w:r>
          </w:p>
        </w:tc>
        <w:tc>
          <w:tcPr>
            <w:tcW w:w="555" w:type="pct"/>
            <w:tcBorders>
              <w:top w:val="single" w:sz="4" w:space="0" w:color="auto"/>
            </w:tcBorders>
            <w:noWrap/>
            <w:vAlign w:val="bottom"/>
          </w:tcPr>
          <w:p w14:paraId="437D3BBD" w14:textId="449689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0.32</w:t>
            </w:r>
          </w:p>
        </w:tc>
        <w:tc>
          <w:tcPr>
            <w:tcW w:w="555" w:type="pct"/>
            <w:tcBorders>
              <w:top w:val="single" w:sz="4" w:space="0" w:color="auto"/>
            </w:tcBorders>
            <w:noWrap/>
            <w:vAlign w:val="bottom"/>
          </w:tcPr>
          <w:p w14:paraId="366990B6" w14:textId="25763A7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0.38</w:t>
            </w:r>
          </w:p>
        </w:tc>
      </w:tr>
      <w:tr w:rsidR="00743470" w:rsidRPr="00256197" w14:paraId="40F11023" w14:textId="77777777" w:rsidTr="00DB11CB">
        <w:trPr>
          <w:trHeight w:val="288"/>
          <w:jc w:val="center"/>
        </w:trPr>
        <w:tc>
          <w:tcPr>
            <w:tcW w:w="707" w:type="pct"/>
            <w:vMerge/>
          </w:tcPr>
          <w:p w14:paraId="0371941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74C27E7" w14:textId="71F54B13"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FA39D0F" w14:textId="14BC42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0.13</w:t>
            </w:r>
          </w:p>
        </w:tc>
        <w:tc>
          <w:tcPr>
            <w:tcW w:w="555" w:type="pct"/>
            <w:noWrap/>
            <w:vAlign w:val="bottom"/>
          </w:tcPr>
          <w:p w14:paraId="42CD47FA" w14:textId="746CF2A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noWrap/>
            <w:vAlign w:val="bottom"/>
          </w:tcPr>
          <w:p w14:paraId="584F21A7" w14:textId="313C993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0.18</w:t>
            </w:r>
          </w:p>
        </w:tc>
        <w:tc>
          <w:tcPr>
            <w:tcW w:w="555" w:type="pct"/>
            <w:noWrap/>
            <w:vAlign w:val="bottom"/>
          </w:tcPr>
          <w:p w14:paraId="6ECAE9B8" w14:textId="34DC333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797520D1" w14:textId="34DB982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1D78DE33" w14:textId="5172CA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0.35</w:t>
            </w:r>
          </w:p>
        </w:tc>
      </w:tr>
      <w:tr w:rsidR="00743470" w:rsidRPr="00256197" w14:paraId="7F44DE3C" w14:textId="77777777" w:rsidTr="00DB11CB">
        <w:trPr>
          <w:trHeight w:val="288"/>
          <w:jc w:val="center"/>
        </w:trPr>
        <w:tc>
          <w:tcPr>
            <w:tcW w:w="707" w:type="pct"/>
            <w:vMerge/>
          </w:tcPr>
          <w:p w14:paraId="7B04DEB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4E1D23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6649CAC3" w14:textId="1226EC9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0.85</w:t>
            </w:r>
          </w:p>
        </w:tc>
        <w:tc>
          <w:tcPr>
            <w:tcW w:w="555" w:type="pct"/>
            <w:noWrap/>
            <w:vAlign w:val="bottom"/>
          </w:tcPr>
          <w:p w14:paraId="37F48BAF" w14:textId="6899D24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0.14</w:t>
            </w:r>
          </w:p>
        </w:tc>
        <w:tc>
          <w:tcPr>
            <w:tcW w:w="555" w:type="pct"/>
            <w:noWrap/>
            <w:vAlign w:val="bottom"/>
          </w:tcPr>
          <w:p w14:paraId="3B9F812E" w14:textId="69EFA2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0.45</w:t>
            </w:r>
          </w:p>
        </w:tc>
        <w:tc>
          <w:tcPr>
            <w:tcW w:w="555" w:type="pct"/>
            <w:noWrap/>
            <w:vAlign w:val="bottom"/>
          </w:tcPr>
          <w:p w14:paraId="712B9BEC" w14:textId="65E1A9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3109A140" w14:textId="0AF991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597BD91C" w14:textId="0E75F68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0.27</w:t>
            </w:r>
          </w:p>
        </w:tc>
      </w:tr>
      <w:tr w:rsidR="00743470" w:rsidRPr="00256197" w14:paraId="6D061A8C" w14:textId="77777777" w:rsidTr="00DB11CB">
        <w:trPr>
          <w:trHeight w:val="288"/>
          <w:jc w:val="center"/>
        </w:trPr>
        <w:tc>
          <w:tcPr>
            <w:tcW w:w="707" w:type="pct"/>
            <w:vMerge/>
          </w:tcPr>
          <w:p w14:paraId="100EA68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1D18215A"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41C44107" w14:textId="2CED65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0FF8063" w14:textId="5B6434C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04ED1D73" w14:textId="0784CD2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178F8332" w14:textId="13DAA56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77A8D467" w14:textId="1E7CBF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2E958F3" w14:textId="6A1E1D1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r>
    </w:tbl>
    <w:p w14:paraId="08A92EE2" w14:textId="77777777" w:rsidR="006E10CE" w:rsidRPr="00256197" w:rsidRDefault="006E10CE" w:rsidP="009639B7">
      <w:pPr>
        <w:rPr>
          <w:rFonts w:cs="Times New Roman"/>
        </w:rPr>
      </w:pPr>
    </w:p>
    <w:p w14:paraId="6E15D59F" w14:textId="77777777" w:rsidR="00743470" w:rsidRPr="00256197" w:rsidRDefault="00743470" w:rsidP="009639B7">
      <w:pPr>
        <w:rPr>
          <w:rFonts w:cs="Times New Roman"/>
        </w:rPr>
      </w:pPr>
    </w:p>
    <w:p w14:paraId="7B3CDAF3" w14:textId="77777777" w:rsidR="00743470" w:rsidRPr="00256197" w:rsidRDefault="00743470" w:rsidP="009639B7">
      <w:pPr>
        <w:rPr>
          <w:rFonts w:cs="Times New Roman"/>
        </w:rPr>
      </w:pPr>
    </w:p>
    <w:p w14:paraId="4A8F7260" w14:textId="1DC20187" w:rsidR="00743470" w:rsidRPr="00256197" w:rsidRDefault="00C712F9" w:rsidP="009639B7">
      <w:pPr>
        <w:rPr>
          <w:rFonts w:cs="Times New Roman"/>
        </w:rPr>
      </w:pPr>
      <w:r>
        <w:rPr>
          <w:rFonts w:cs="Times New Roman"/>
          <w:noProof/>
        </w:rPr>
        <w:lastRenderedPageBreak/>
        <w:drawing>
          <wp:inline distT="0" distB="0" distL="0" distR="0" wp14:anchorId="61E58666" wp14:editId="04029318">
            <wp:extent cx="5175885" cy="7186411"/>
            <wp:effectExtent l="0" t="0" r="5715" b="0"/>
            <wp:docPr id="146990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057" cy="7207476"/>
                    </a:xfrm>
                    <a:prstGeom prst="rect">
                      <a:avLst/>
                    </a:prstGeom>
                    <a:noFill/>
                  </pic:spPr>
                </pic:pic>
              </a:graphicData>
            </a:graphic>
          </wp:inline>
        </w:drawing>
      </w:r>
    </w:p>
    <w:p w14:paraId="20A92783" w14:textId="1E6C89E8" w:rsidR="00743470" w:rsidRDefault="00743470" w:rsidP="009639B7">
      <w:pPr>
        <w:rPr>
          <w:rFonts w:cs="Times New Roman"/>
        </w:rPr>
      </w:pPr>
      <w:r w:rsidRPr="00256197">
        <w:rPr>
          <w:rFonts w:cs="Times New Roman"/>
        </w:rPr>
        <w:t>Figure</w:t>
      </w:r>
      <w:r w:rsidR="000A676C" w:rsidRPr="00256197">
        <w:rPr>
          <w:rFonts w:cs="Times New Roman"/>
        </w:rPr>
        <w:t xml:space="preserve"> </w:t>
      </w:r>
      <w:r w:rsidR="005607A2" w:rsidRPr="00256197">
        <w:rPr>
          <w:rFonts w:cs="Times New Roman"/>
        </w:rPr>
        <w:t>5</w:t>
      </w:r>
      <w:r w:rsidRPr="00256197">
        <w:rPr>
          <w:rFonts w:cs="Times New Roman"/>
        </w:rPr>
        <w:t>:</w:t>
      </w:r>
      <w:r w:rsidR="000A676C" w:rsidRPr="00256197">
        <w:rPr>
          <w:rFonts w:cs="Times New Roman"/>
        </w:rPr>
        <w:t xml:space="preserve"> </w:t>
      </w:r>
      <w:r w:rsidR="000A676C" w:rsidRPr="00B03562">
        <w:rPr>
          <w:rFonts w:cs="Times New Roman"/>
        </w:rPr>
        <w:t>Spatial distribution of partial</w:t>
      </w:r>
      <w:r w:rsidR="006E7EB4" w:rsidRPr="00B03562">
        <w:rPr>
          <w:rFonts w:cs="Times New Roman"/>
        </w:rPr>
        <w:t xml:space="preserve"> profit</w:t>
      </w:r>
      <w:r w:rsidR="000A676C" w:rsidRPr="00B03562">
        <w:rPr>
          <w:rFonts w:cs="Times New Roman"/>
        </w:rPr>
        <w:t xml:space="preserve"> WTP (where to target the scenarios)</w:t>
      </w:r>
      <w:r w:rsidR="00341934">
        <w:rPr>
          <w:rFonts w:cs="Times New Roman"/>
        </w:rPr>
        <w:t xml:space="preserve">. </w:t>
      </w:r>
      <w:r w:rsidR="00341934" w:rsidRPr="00D5110A">
        <w:rPr>
          <w:rFonts w:cs="Times New Roman"/>
          <w:sz w:val="20"/>
          <w:szCs w:val="20"/>
        </w:rPr>
        <w:t>Note: S</w:t>
      </w:r>
      <w:r w:rsidR="00E16BCD" w:rsidRPr="00D5110A">
        <w:rPr>
          <w:rFonts w:cs="Times New Roman"/>
          <w:sz w:val="20"/>
          <w:szCs w:val="20"/>
        </w:rPr>
        <w:t>0 to S6 are as defined in table 2</w:t>
      </w:r>
      <w:r w:rsidR="001E08A6" w:rsidRPr="00D5110A">
        <w:rPr>
          <w:rFonts w:cs="Times New Roman"/>
          <w:sz w:val="20"/>
          <w:szCs w:val="20"/>
        </w:rPr>
        <w:t xml:space="preserve"> where S0=farmer practice, S1=fixed long (baseline), </w:t>
      </w:r>
      <w:r w:rsidR="00BF7242" w:rsidRPr="00D5110A">
        <w:rPr>
          <w:rFonts w:cs="Times New Roman"/>
          <w:sz w:val="20"/>
          <w:szCs w:val="20"/>
        </w:rPr>
        <w:t>S2=fixed medium, S3=</w:t>
      </w:r>
      <w:r w:rsidR="00821741" w:rsidRPr="00D5110A">
        <w:rPr>
          <w:rFonts w:cs="Times New Roman"/>
          <w:sz w:val="20"/>
          <w:szCs w:val="20"/>
        </w:rPr>
        <w:t>o</w:t>
      </w:r>
      <w:r w:rsidR="00BF7242" w:rsidRPr="00D5110A">
        <w:rPr>
          <w:rFonts w:cs="Times New Roman"/>
          <w:sz w:val="20"/>
          <w:szCs w:val="20"/>
        </w:rPr>
        <w:t>nset long, S4=</w:t>
      </w:r>
      <w:r w:rsidR="00821741" w:rsidRPr="00D5110A">
        <w:rPr>
          <w:rFonts w:cs="Times New Roman"/>
          <w:sz w:val="20"/>
          <w:szCs w:val="20"/>
        </w:rPr>
        <w:t xml:space="preserve">onset long supplemental irrigation, S5=onset medium, </w:t>
      </w:r>
      <w:r w:rsidR="00A13D6D" w:rsidRPr="00D5110A">
        <w:rPr>
          <w:rFonts w:cs="Times New Roman"/>
          <w:sz w:val="20"/>
          <w:szCs w:val="20"/>
        </w:rPr>
        <w:t>S6=onset medium supplemental irrigation</w:t>
      </w:r>
      <w:r w:rsidR="00E16BCD" w:rsidRPr="00D5110A">
        <w:rPr>
          <w:rFonts w:cs="Times New Roman"/>
          <w:sz w:val="20"/>
          <w:szCs w:val="20"/>
        </w:rPr>
        <w:t xml:space="preserve">. </w:t>
      </w:r>
    </w:p>
    <w:p w14:paraId="4A059BA7" w14:textId="1EE2CB47" w:rsidR="0018557F" w:rsidRDefault="00BD2687" w:rsidP="009639B7">
      <w:pPr>
        <w:rPr>
          <w:rFonts w:cs="Times New Roman"/>
        </w:rPr>
      </w:pPr>
      <w:r>
        <w:rPr>
          <w:rFonts w:cs="Times New Roman"/>
        </w:rPr>
        <w:t>T</w:t>
      </w:r>
      <w:r w:rsidR="00772639">
        <w:rPr>
          <w:rFonts w:cs="Times New Roman"/>
        </w:rPr>
        <w:t xml:space="preserve">he preceding results have been interpreted on the basis of </w:t>
      </w:r>
      <w:r w:rsidR="00890BE6">
        <w:rPr>
          <w:rFonts w:cs="Times New Roman"/>
        </w:rPr>
        <w:t>whether the strategy is better,</w:t>
      </w:r>
      <w:r w:rsidR="00C9048C">
        <w:rPr>
          <w:rFonts w:cs="Times New Roman"/>
        </w:rPr>
        <w:t xml:space="preserve"> worse or unclear based on whether </w:t>
      </w:r>
      <w:r>
        <w:rPr>
          <w:rFonts w:cs="Times New Roman"/>
        </w:rPr>
        <w:t xml:space="preserve">the </w:t>
      </w:r>
      <w:r w:rsidR="00C9048C">
        <w:rPr>
          <w:rFonts w:cs="Times New Roman"/>
        </w:rPr>
        <w:t xml:space="preserve">lower </w:t>
      </w:r>
      <w:r w:rsidR="000F10E0">
        <w:rPr>
          <w:rFonts w:cs="Times New Roman"/>
        </w:rPr>
        <w:t>bound and upper bound are all positive, all negative or only lower bound is negative respectively</w:t>
      </w:r>
      <w:r>
        <w:rPr>
          <w:rFonts w:cs="Times New Roman"/>
        </w:rPr>
        <w:t xml:space="preserve">. </w:t>
      </w:r>
      <w:r w:rsidR="00AB33AA">
        <w:rPr>
          <w:rFonts w:cs="Times New Roman"/>
        </w:rPr>
        <w:t xml:space="preserve">We use bounds in making this determination because </w:t>
      </w:r>
      <w:r w:rsidR="00DB4FD2">
        <w:rPr>
          <w:rFonts w:cs="Times New Roman"/>
        </w:rPr>
        <w:t>in a</w:t>
      </w:r>
      <w:r w:rsidR="002F3959">
        <w:rPr>
          <w:rFonts w:cs="Times New Roman"/>
        </w:rPr>
        <w:t xml:space="preserve"> </w:t>
      </w:r>
      <w:r w:rsidR="002F3959">
        <w:rPr>
          <w:rFonts w:cs="Times New Roman"/>
        </w:rPr>
        <w:lastRenderedPageBreak/>
        <w:t>distributional comparison</w:t>
      </w:r>
      <w:r w:rsidR="00DB4FD2">
        <w:rPr>
          <w:rFonts w:cs="Times New Roman"/>
        </w:rPr>
        <w:t xml:space="preserve"> of the adaptation options it</w:t>
      </w:r>
      <w:r w:rsidR="002F3959">
        <w:rPr>
          <w:rFonts w:cs="Times New Roman"/>
        </w:rPr>
        <w:t xml:space="preserve"> is </w:t>
      </w:r>
      <w:r w:rsidR="008B454D">
        <w:rPr>
          <w:rFonts w:cs="Times New Roman"/>
        </w:rPr>
        <w:t>not possible to pin down one value</w:t>
      </w:r>
      <w:r w:rsidR="00D46517">
        <w:rPr>
          <w:rFonts w:cs="Times New Roman"/>
        </w:rPr>
        <w:t xml:space="preserve">. </w:t>
      </w:r>
      <w:r w:rsidR="00DA5EA7">
        <w:rPr>
          <w:rFonts w:cs="Times New Roman"/>
        </w:rPr>
        <w:t>The use of willingness bounds however has another advantage</w:t>
      </w:r>
      <w:r w:rsidR="00684048">
        <w:rPr>
          <w:rFonts w:cs="Times New Roman"/>
        </w:rPr>
        <w:t xml:space="preserve"> beyond what we </w:t>
      </w:r>
      <w:r w:rsidR="002C1CB5">
        <w:rPr>
          <w:rFonts w:cs="Times New Roman"/>
        </w:rPr>
        <w:t>have shown with discrete choices</w:t>
      </w:r>
      <w:r w:rsidR="00664A99">
        <w:rPr>
          <w:rFonts w:cs="Times New Roman"/>
        </w:rPr>
        <w:t xml:space="preserve">, i.e., </w:t>
      </w:r>
      <w:r w:rsidR="00664A99" w:rsidRPr="00B03562">
        <w:rPr>
          <w:rFonts w:cs="Times New Roman"/>
        </w:rPr>
        <w:t>better, worse, unclear</w:t>
      </w:r>
      <w:r w:rsidR="00664A99">
        <w:rPr>
          <w:rFonts w:cs="Times New Roman"/>
        </w:rPr>
        <w:t xml:space="preserve">. </w:t>
      </w:r>
      <w:r w:rsidR="00BB08AF">
        <w:rPr>
          <w:rFonts w:cs="Times New Roman"/>
        </w:rPr>
        <w:t xml:space="preserve">It is that </w:t>
      </w:r>
      <w:r w:rsidR="00241298">
        <w:rPr>
          <w:rFonts w:cs="Times New Roman"/>
        </w:rPr>
        <w:t xml:space="preserve">the </w:t>
      </w:r>
      <w:r w:rsidR="008917FD">
        <w:rPr>
          <w:rFonts w:cs="Times New Roman"/>
        </w:rPr>
        <w:t xml:space="preserve">magnitude of </w:t>
      </w:r>
      <w:r w:rsidR="00B37E43">
        <w:rPr>
          <w:rFonts w:cs="Times New Roman"/>
        </w:rPr>
        <w:t xml:space="preserve">each of </w:t>
      </w:r>
      <w:r w:rsidR="008917FD">
        <w:rPr>
          <w:rFonts w:cs="Times New Roman"/>
        </w:rPr>
        <w:t xml:space="preserve">the bound </w:t>
      </w:r>
      <w:r w:rsidR="007B019E">
        <w:rPr>
          <w:rFonts w:cs="Times New Roman"/>
        </w:rPr>
        <w:t>provides</w:t>
      </w:r>
      <w:r w:rsidR="008917FD">
        <w:rPr>
          <w:rFonts w:cs="Times New Roman"/>
        </w:rPr>
        <w:t xml:space="preserve"> insights on </w:t>
      </w:r>
      <w:r w:rsidR="00B37E43">
        <w:rPr>
          <w:rFonts w:cs="Times New Roman"/>
        </w:rPr>
        <w:t xml:space="preserve">downside and upside risk as well as </w:t>
      </w:r>
      <w:r w:rsidR="008917FD">
        <w:rPr>
          <w:rFonts w:cs="Times New Roman"/>
        </w:rPr>
        <w:t>the</w:t>
      </w:r>
      <w:r w:rsidR="0071170F">
        <w:rPr>
          <w:rFonts w:cs="Times New Roman"/>
        </w:rPr>
        <w:t xml:space="preserve"> ambiguity of the adaptation </w:t>
      </w:r>
      <w:r w:rsidR="008917FD">
        <w:rPr>
          <w:rFonts w:cs="Times New Roman"/>
        </w:rPr>
        <w:t>option (the wider</w:t>
      </w:r>
      <w:r w:rsidR="0071170F">
        <w:rPr>
          <w:rFonts w:cs="Times New Roman"/>
        </w:rPr>
        <w:t xml:space="preserve">, the more </w:t>
      </w:r>
      <w:r w:rsidR="004D2288">
        <w:rPr>
          <w:rFonts w:cs="Times New Roman"/>
        </w:rPr>
        <w:t>ambiguous)</w:t>
      </w:r>
      <w:r w:rsidR="00B37E43">
        <w:rPr>
          <w:rFonts w:cs="Times New Roman"/>
        </w:rPr>
        <w:t xml:space="preserve">. </w:t>
      </w:r>
    </w:p>
    <w:p w14:paraId="3B23C207" w14:textId="6DEA906D" w:rsidR="0018557F" w:rsidRDefault="0018557F" w:rsidP="009639B7">
      <w:pPr>
        <w:rPr>
          <w:rFonts w:cs="Times New Roman"/>
        </w:rPr>
      </w:pPr>
      <w:r w:rsidRPr="00B03562">
        <w:rPr>
          <w:rFonts w:cs="Times New Roman"/>
        </w:rPr>
        <w:t>On average</w:t>
      </w:r>
      <w:r w:rsidR="003F575B">
        <w:rPr>
          <w:rFonts w:cs="Times New Roman"/>
        </w:rPr>
        <w:t xml:space="preserve"> for example</w:t>
      </w:r>
      <w:r w:rsidRPr="00B03562">
        <w:rPr>
          <w:rFonts w:cs="Times New Roman"/>
        </w:rPr>
        <w:t xml:space="preserve">, </w:t>
      </w:r>
      <w:r w:rsidR="007B019E">
        <w:rPr>
          <w:rFonts w:cs="Times New Roman"/>
        </w:rPr>
        <w:t xml:space="preserve">planting long duration rice at monsoon onset </w:t>
      </w:r>
      <w:r w:rsidRPr="00B03562">
        <w:rPr>
          <w:rFonts w:cs="Times New Roman"/>
        </w:rPr>
        <w:t>remains less risky and overall beneficial for farmers</w:t>
      </w:r>
      <w:r w:rsidR="007B019E">
        <w:rPr>
          <w:rFonts w:cs="Times New Roman"/>
        </w:rPr>
        <w:t xml:space="preserve"> up to a reduction in</w:t>
      </w:r>
      <w:r w:rsidRPr="00B03562">
        <w:rPr>
          <w:rFonts w:cs="Times New Roman"/>
        </w:rPr>
        <w:t xml:space="preserve"> partial returns by</w:t>
      </w:r>
      <w:r w:rsidR="007B019E">
        <w:rPr>
          <w:rFonts w:cs="Times New Roman"/>
        </w:rPr>
        <w:t xml:space="preserve"> the lower WTP</w:t>
      </w:r>
      <w:r w:rsidR="00A1211F">
        <w:rPr>
          <w:rFonts w:cs="Times New Roman"/>
        </w:rPr>
        <w:t xml:space="preserve"> </w:t>
      </w:r>
      <w:r w:rsidR="007B019E">
        <w:rPr>
          <w:rFonts w:cs="Times New Roman"/>
        </w:rPr>
        <w:t xml:space="preserve">bound of </w:t>
      </w:r>
      <w:r w:rsidR="006839EC">
        <w:rPr>
          <w:rFonts w:cs="Times New Roman"/>
        </w:rPr>
        <w:t xml:space="preserve">Rs. </w:t>
      </w:r>
      <w:r w:rsidR="00A1211F">
        <w:rPr>
          <w:rFonts w:cs="Times New Roman"/>
        </w:rPr>
        <w:t>12,</w:t>
      </w:r>
      <w:r w:rsidR="00E52B1C">
        <w:rPr>
          <w:rFonts w:cs="Times New Roman"/>
        </w:rPr>
        <w:t>3</w:t>
      </w:r>
      <w:r w:rsidR="00A1211F">
        <w:rPr>
          <w:rFonts w:cs="Times New Roman"/>
        </w:rPr>
        <w:t>00</w:t>
      </w:r>
      <w:r w:rsidR="006839EC">
        <w:rPr>
          <w:rFonts w:cs="Times New Roman"/>
        </w:rPr>
        <w:t xml:space="preserve"> </w:t>
      </w:r>
      <w:r w:rsidR="00A1211F">
        <w:rPr>
          <w:rFonts w:cs="Times New Roman"/>
        </w:rPr>
        <w:t>per ha (</w:t>
      </w:r>
      <w:r w:rsidR="007B019E">
        <w:rPr>
          <w:rFonts w:cs="Times New Roman"/>
        </w:rPr>
        <w:t>~</w:t>
      </w:r>
      <w:r w:rsidR="002D1942">
        <w:rPr>
          <w:rFonts w:cs="Times New Roman"/>
        </w:rPr>
        <w:t xml:space="preserve">US$ </w:t>
      </w:r>
      <w:r w:rsidRPr="00B03562">
        <w:rPr>
          <w:rFonts w:cs="Times New Roman"/>
        </w:rPr>
        <w:t>15</w:t>
      </w:r>
      <w:r w:rsidR="007B019E">
        <w:rPr>
          <w:rFonts w:cs="Times New Roman"/>
        </w:rPr>
        <w:t>3.75 at an exchange rate of 1:80</w:t>
      </w:r>
      <w:r w:rsidR="00E52B1C">
        <w:rPr>
          <w:rFonts w:cs="Times New Roman"/>
        </w:rPr>
        <w:t>)</w:t>
      </w:r>
      <w:r w:rsidR="007B019E">
        <w:rPr>
          <w:rFonts w:cs="Times New Roman"/>
        </w:rPr>
        <w:t>. This could happen, f</w:t>
      </w:r>
      <w:r w:rsidRPr="00B03562">
        <w:rPr>
          <w:rFonts w:cs="Times New Roman"/>
        </w:rPr>
        <w:t xml:space="preserve">or example, </w:t>
      </w:r>
      <w:r w:rsidR="007B019E">
        <w:rPr>
          <w:rFonts w:cs="Times New Roman"/>
        </w:rPr>
        <w:t xml:space="preserve">if there was </w:t>
      </w:r>
      <w:r w:rsidRPr="00B03562">
        <w:rPr>
          <w:rFonts w:cs="Times New Roman"/>
        </w:rPr>
        <w:t xml:space="preserve">an increase in irrigation or a decrease in grain prices, both of which are common and likely scenarios. At the same time,  a uniform increase of </w:t>
      </w:r>
      <w:r w:rsidR="00A13781">
        <w:rPr>
          <w:rFonts w:cs="Times New Roman"/>
        </w:rPr>
        <w:t>US$ 201.5</w:t>
      </w:r>
      <w:r w:rsidRPr="00B03562">
        <w:rPr>
          <w:rFonts w:cs="Times New Roman"/>
        </w:rPr>
        <w:t xml:space="preserve"> </w:t>
      </w:r>
      <w:r w:rsidR="007B019E">
        <w:rPr>
          <w:rFonts w:cs="Times New Roman"/>
        </w:rPr>
        <w:t xml:space="preserve">would render this strategy </w:t>
      </w:r>
      <w:r w:rsidRPr="00B03562">
        <w:rPr>
          <w:rFonts w:cs="Times New Roman"/>
        </w:rPr>
        <w:t>risk-free vis-a-vis the baseline strateg</w:t>
      </w:r>
      <w:r w:rsidR="007B019E">
        <w:rPr>
          <w:rFonts w:cs="Times New Roman"/>
        </w:rPr>
        <w:t>y</w:t>
      </w:r>
      <w:r w:rsidRPr="00B03562">
        <w:rPr>
          <w:rFonts w:cs="Times New Roman"/>
        </w:rPr>
        <w:t>.</w:t>
      </w:r>
      <w:r w:rsidR="00B202BF">
        <w:rPr>
          <w:rFonts w:cs="Times New Roman"/>
        </w:rPr>
        <w:t xml:space="preserve"> Given that no average farmer or pixel exists</w:t>
      </w:r>
      <w:r w:rsidR="003757C5">
        <w:rPr>
          <w:rFonts w:cs="Times New Roman"/>
        </w:rPr>
        <w:t xml:space="preserve"> for which these two </w:t>
      </w:r>
      <w:r w:rsidR="00B778E2">
        <w:rPr>
          <w:rFonts w:cs="Times New Roman"/>
        </w:rPr>
        <w:t xml:space="preserve">average </w:t>
      </w:r>
      <w:r w:rsidR="003757C5">
        <w:rPr>
          <w:rFonts w:cs="Times New Roman"/>
        </w:rPr>
        <w:t>bounds would occur simultaneously</w:t>
      </w:r>
      <w:r w:rsidR="00B202BF">
        <w:rPr>
          <w:rFonts w:cs="Times New Roman"/>
        </w:rPr>
        <w:t xml:space="preserve">, </w:t>
      </w:r>
      <w:r w:rsidR="003757C5">
        <w:rPr>
          <w:rFonts w:cs="Times New Roman"/>
        </w:rPr>
        <w:t xml:space="preserve">these numbers are best evaluated at pixel level as shown in figure </w:t>
      </w:r>
      <w:r w:rsidR="00CC0F5C">
        <w:rPr>
          <w:rFonts w:cs="Times New Roman"/>
        </w:rPr>
        <w:t>6.</w:t>
      </w:r>
      <w:r w:rsidRPr="00B03562">
        <w:rPr>
          <w:rFonts w:cs="Times New Roman"/>
        </w:rPr>
        <w:t xml:space="preserve"> </w:t>
      </w:r>
      <w:r w:rsidR="00E855E8">
        <w:rPr>
          <w:rFonts w:cs="Times New Roman"/>
        </w:rPr>
        <w:t xml:space="preserve">There are </w:t>
      </w:r>
      <w:r w:rsidR="007B019E">
        <w:rPr>
          <w:rFonts w:cs="Times New Roman"/>
        </w:rPr>
        <w:t>areas</w:t>
      </w:r>
      <w:r w:rsidR="00E855E8">
        <w:rPr>
          <w:rFonts w:cs="Times New Roman"/>
        </w:rPr>
        <w:t xml:space="preserve"> of the Eastern IGP where </w:t>
      </w:r>
      <w:r w:rsidR="003C71B6">
        <w:rPr>
          <w:rFonts w:cs="Times New Roman"/>
        </w:rPr>
        <w:t xml:space="preserve">partial profits </w:t>
      </w:r>
      <w:r w:rsidR="002B050C">
        <w:rPr>
          <w:rFonts w:cs="Times New Roman"/>
        </w:rPr>
        <w:t xml:space="preserve">of </w:t>
      </w:r>
      <w:r w:rsidR="007B019E">
        <w:rPr>
          <w:rFonts w:cs="Times New Roman"/>
        </w:rPr>
        <w:t>the onset-long</w:t>
      </w:r>
      <w:r w:rsidR="00640206">
        <w:rPr>
          <w:rFonts w:cs="Times New Roman"/>
        </w:rPr>
        <w:t xml:space="preserve"> strategy are</w:t>
      </w:r>
      <w:r w:rsidR="002B050C">
        <w:rPr>
          <w:rFonts w:cs="Times New Roman"/>
        </w:rPr>
        <w:t xml:space="preserve"> </w:t>
      </w:r>
      <w:r w:rsidR="006121C9">
        <w:rPr>
          <w:rFonts w:cs="Times New Roman"/>
        </w:rPr>
        <w:t>almost risk-free requiring reduction of profits of</w:t>
      </w:r>
      <w:r w:rsidR="00DE163B">
        <w:rPr>
          <w:rFonts w:cs="Times New Roman"/>
        </w:rPr>
        <w:t xml:space="preserve"> </w:t>
      </w:r>
      <w:r w:rsidR="002B050C">
        <w:rPr>
          <w:rFonts w:cs="Times New Roman"/>
        </w:rPr>
        <w:t>over</w:t>
      </w:r>
      <w:r w:rsidR="00FD223D">
        <w:rPr>
          <w:rFonts w:cs="Times New Roman"/>
        </w:rPr>
        <w:t xml:space="preserve"> US$1000</w:t>
      </w:r>
      <w:r w:rsidR="00056BE3">
        <w:rPr>
          <w:rFonts w:cs="Times New Roman"/>
        </w:rPr>
        <w:t xml:space="preserve"> </w:t>
      </w:r>
      <w:r w:rsidR="008343EF">
        <w:rPr>
          <w:rFonts w:cs="Times New Roman"/>
        </w:rPr>
        <w:t>for any risk</w:t>
      </w:r>
      <w:ins w:id="228" w:author="MKONDIWA, Maxwell (CIMMYT-India)" w:date="2024-05-13T22:12:00Z" w16du:dateUtc="2024-05-13T16:42:00Z">
        <w:r w:rsidR="00E66EC6">
          <w:rPr>
            <w:rFonts w:cs="Times New Roman"/>
          </w:rPr>
          <w:t>-</w:t>
        </w:r>
      </w:ins>
      <w:del w:id="229" w:author="MKONDIWA, Maxwell (CIMMYT-India)" w:date="2024-05-13T22:12:00Z" w16du:dateUtc="2024-05-13T16:42:00Z">
        <w:r w:rsidR="008343EF" w:rsidDel="00E66EC6">
          <w:rPr>
            <w:rFonts w:cs="Times New Roman"/>
          </w:rPr>
          <w:delText xml:space="preserve"> </w:delText>
        </w:r>
      </w:del>
      <w:r w:rsidR="008343EF">
        <w:rPr>
          <w:rFonts w:cs="Times New Roman"/>
        </w:rPr>
        <w:t xml:space="preserve">averse farmer to </w:t>
      </w:r>
      <w:r w:rsidR="007B019E">
        <w:rPr>
          <w:rFonts w:cs="Times New Roman"/>
        </w:rPr>
        <w:t>consider</w:t>
      </w:r>
      <w:r w:rsidR="008343EF">
        <w:rPr>
          <w:rFonts w:cs="Times New Roman"/>
        </w:rPr>
        <w:t xml:space="preserve"> the baseline. </w:t>
      </w:r>
      <w:r w:rsidR="00DE163B">
        <w:rPr>
          <w:rFonts w:cs="Times New Roman"/>
        </w:rPr>
        <w:t>These areas can be</w:t>
      </w:r>
      <w:r w:rsidR="007B019E">
        <w:rPr>
          <w:rFonts w:cs="Times New Roman"/>
        </w:rPr>
        <w:t xml:space="preserve"> clearly</w:t>
      </w:r>
      <w:r w:rsidR="00DE163B">
        <w:rPr>
          <w:rFonts w:cs="Times New Roman"/>
        </w:rPr>
        <w:t xml:space="preserve"> prioritized for </w:t>
      </w:r>
      <w:r w:rsidR="006121C9">
        <w:rPr>
          <w:rFonts w:cs="Times New Roman"/>
        </w:rPr>
        <w:t>th</w:t>
      </w:r>
      <w:r w:rsidR="00640206">
        <w:rPr>
          <w:rFonts w:cs="Times New Roman"/>
        </w:rPr>
        <w:t>e onset-long</w:t>
      </w:r>
      <w:r w:rsidR="006121C9">
        <w:rPr>
          <w:rFonts w:cs="Times New Roman"/>
        </w:rPr>
        <w:t xml:space="preserve"> strategy. </w:t>
      </w:r>
      <w:r w:rsidRPr="00B03562">
        <w:rPr>
          <w:rFonts w:cs="Times New Roman"/>
        </w:rPr>
        <w:t xml:space="preserve">Of course, </w:t>
      </w:r>
      <w:del w:id="230" w:author="MKONDIWA, Maxwell (CIMMYT-India)" w:date="2024-05-13T21:48:00Z" w16du:dateUtc="2024-05-13T16:18:00Z">
        <w:r w:rsidRPr="00B03562" w:rsidDel="00B10CD4">
          <w:rPr>
            <w:rFonts w:cs="Times New Roman"/>
          </w:rPr>
          <w:delText xml:space="preserve">our </w:delText>
        </w:r>
      </w:del>
      <w:r w:rsidRPr="00B03562">
        <w:rPr>
          <w:rFonts w:cs="Times New Roman"/>
        </w:rPr>
        <w:t xml:space="preserve">profit data is only </w:t>
      </w:r>
      <w:r w:rsidR="00637EF5" w:rsidRPr="00637EF5">
        <w:rPr>
          <w:rFonts w:cs="Times New Roman"/>
        </w:rPr>
        <w:t>partial,</w:t>
      </w:r>
      <w:r w:rsidRPr="00B03562">
        <w:rPr>
          <w:rFonts w:cs="Times New Roman"/>
        </w:rPr>
        <w:t xml:space="preserve"> and a full real-world recommendation should consider more comprehensive profit analyses - but even such partial analyses based on crop modelling results can provide decision makers with valuable ex-ante insights into the riskiness of adopting different climate adaptation strategies.</w:t>
      </w:r>
    </w:p>
    <w:p w14:paraId="292C56E5" w14:textId="161A8D4D" w:rsidR="00CC0F5C" w:rsidRDefault="00637EF5" w:rsidP="009639B7">
      <w:pPr>
        <w:rPr>
          <w:rFonts w:cs="Times New Roman"/>
        </w:rPr>
      </w:pPr>
      <w:r>
        <w:rPr>
          <w:rFonts w:cs="Times New Roman"/>
          <w:noProof/>
        </w:rPr>
        <w:lastRenderedPageBreak/>
        <w:drawing>
          <wp:inline distT="0" distB="0" distL="0" distR="0" wp14:anchorId="13119E24" wp14:editId="015B2074">
            <wp:extent cx="5137608" cy="7533070"/>
            <wp:effectExtent l="0" t="0" r="6350" b="0"/>
            <wp:docPr id="1719238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6450" cy="7546034"/>
                    </a:xfrm>
                    <a:prstGeom prst="rect">
                      <a:avLst/>
                    </a:prstGeom>
                    <a:noFill/>
                  </pic:spPr>
                </pic:pic>
              </a:graphicData>
            </a:graphic>
          </wp:inline>
        </w:drawing>
      </w:r>
    </w:p>
    <w:p w14:paraId="4BD41ABC" w14:textId="3631E3C2" w:rsidR="00D07E7A" w:rsidRDefault="00D07E7A" w:rsidP="009639B7">
      <w:pPr>
        <w:rPr>
          <w:rFonts w:cs="Times New Roman"/>
        </w:rPr>
      </w:pPr>
      <w:r>
        <w:rPr>
          <w:rFonts w:cs="Times New Roman"/>
        </w:rPr>
        <w:t>Figure 6:</w:t>
      </w:r>
      <w:r w:rsidR="00637EF5">
        <w:rPr>
          <w:rFonts w:cs="Times New Roman"/>
        </w:rPr>
        <w:t xml:space="preserve"> Quantitative analys</w:t>
      </w:r>
      <w:r w:rsidR="00640206">
        <w:rPr>
          <w:rFonts w:cs="Times New Roman"/>
        </w:rPr>
        <w:t>is</w:t>
      </w:r>
      <w:r w:rsidR="00637EF5">
        <w:rPr>
          <w:rFonts w:cs="Times New Roman"/>
        </w:rPr>
        <w:t xml:space="preserve"> of w</w:t>
      </w:r>
      <w:r>
        <w:rPr>
          <w:rFonts w:cs="Times New Roman"/>
        </w:rPr>
        <w:t xml:space="preserve">illingness to pay bounds </w:t>
      </w:r>
      <w:r w:rsidR="00637EF5">
        <w:rPr>
          <w:rFonts w:cs="Times New Roman"/>
        </w:rPr>
        <w:t>for onset-long strategy</w:t>
      </w:r>
    </w:p>
    <w:p w14:paraId="5B525FC7" w14:textId="2250D05E" w:rsidR="00E73219" w:rsidRPr="00256197" w:rsidRDefault="00E73219" w:rsidP="00D5110A">
      <w:pPr>
        <w:pStyle w:val="Heading3"/>
      </w:pPr>
      <w:r>
        <w:t xml:space="preserve">3.2.3. </w:t>
      </w:r>
      <w:r w:rsidRPr="00256197">
        <w:t xml:space="preserve">Recommended rice planting date strategy </w:t>
      </w:r>
      <w:r>
        <w:t>per grid cell</w:t>
      </w:r>
    </w:p>
    <w:p w14:paraId="02314BAF" w14:textId="7C1FF2F3" w:rsidR="00E73219" w:rsidRDefault="00E73219" w:rsidP="00E73219">
      <w:pPr>
        <w:jc w:val="both"/>
        <w:rPr>
          <w:rFonts w:cs="Times New Roman"/>
        </w:rPr>
      </w:pPr>
      <w:r>
        <w:rPr>
          <w:rFonts w:cs="Times New Roman"/>
        </w:rPr>
        <w:t xml:space="preserve">Lastly, </w:t>
      </w:r>
      <w:ins w:id="231" w:author="MKONDIWA, Maxwell (CIMMYT-India)" w:date="2024-05-13T21:49:00Z" w16du:dateUtc="2024-05-13T16:19:00Z">
        <w:r w:rsidR="001778A2">
          <w:rPr>
            <w:rFonts w:cs="Times New Roman"/>
          </w:rPr>
          <w:t xml:space="preserve">the </w:t>
        </w:r>
      </w:ins>
      <w:del w:id="232" w:author="MKONDIWA, Maxwell (CIMMYT-India)" w:date="2024-05-13T21:49:00Z" w16du:dateUtc="2024-05-13T16:19:00Z">
        <w:r w:rsidDel="001778A2">
          <w:rPr>
            <w:rFonts w:cs="Times New Roman"/>
          </w:rPr>
          <w:delText xml:space="preserve">our </w:delText>
        </w:r>
      </w:del>
      <w:r>
        <w:rPr>
          <w:rFonts w:cs="Times New Roman"/>
        </w:rPr>
        <w:t xml:space="preserve">risk-based evaluation approach allows us to compare </w:t>
      </w:r>
      <w:proofErr w:type="gramStart"/>
      <w:r>
        <w:rPr>
          <w:rFonts w:cs="Times New Roman"/>
        </w:rPr>
        <w:t>all of</w:t>
      </w:r>
      <w:proofErr w:type="gramEnd"/>
      <w:r>
        <w:rPr>
          <w:rFonts w:cs="Times New Roman"/>
        </w:rPr>
        <w:t xml:space="preserve"> the rice planting strategies against each other and identify which strategy performs clearly better and with less risks involved than any </w:t>
      </w:r>
      <w:r>
        <w:rPr>
          <w:rFonts w:cs="Times New Roman"/>
        </w:rPr>
        <w:lastRenderedPageBreak/>
        <w:t>other strategy and where several competing strategies might result in similar economic benefits as well as risks. In other words, t</w:t>
      </w:r>
      <w:r w:rsidRPr="00256197">
        <w:rPr>
          <w:rFonts w:cs="Times New Roman"/>
        </w:rPr>
        <w:t xml:space="preserve">he </w:t>
      </w:r>
      <w:r>
        <w:rPr>
          <w:rFonts w:cs="Times New Roman"/>
        </w:rPr>
        <w:t>above analysis</w:t>
      </w:r>
      <w:r w:rsidRPr="00256197">
        <w:rPr>
          <w:rFonts w:cs="Times New Roman"/>
        </w:rPr>
        <w:t xml:space="preserve"> has made binary </w:t>
      </w:r>
      <w:r>
        <w:rPr>
          <w:rFonts w:cs="Times New Roman"/>
        </w:rPr>
        <w:t xml:space="preserve">or pairwise </w:t>
      </w:r>
      <w:r w:rsidRPr="00256197">
        <w:rPr>
          <w:rFonts w:cs="Times New Roman"/>
        </w:rPr>
        <w:t>comparisons</w:t>
      </w:r>
      <w:r>
        <w:rPr>
          <w:rFonts w:cs="Times New Roman"/>
        </w:rPr>
        <w:t xml:space="preserve"> – while the most important question is: Which strategy should be recommended where?</w:t>
      </w:r>
      <w:r w:rsidRPr="00256197">
        <w:rPr>
          <w:rFonts w:cs="Times New Roman"/>
        </w:rPr>
        <w:t xml:space="preserve"> To </w:t>
      </w:r>
      <w:r>
        <w:rPr>
          <w:rFonts w:cs="Times New Roman"/>
        </w:rPr>
        <w:t>derive this</w:t>
      </w:r>
      <w:r w:rsidRPr="00256197">
        <w:rPr>
          <w:rFonts w:cs="Times New Roman"/>
        </w:rPr>
        <w:t xml:space="preserve"> optimal scenario, we calculate the maximum upper bound WTP among the scenarios and the maximum lower WTP. </w:t>
      </w:r>
      <w:r>
        <w:rPr>
          <w:rFonts w:cs="Times New Roman"/>
        </w:rPr>
        <w:t>If one single scenario clearly pays more and clearly induces less risks than the others</w:t>
      </w:r>
      <w:r w:rsidRPr="00256197">
        <w:rPr>
          <w:rFonts w:cs="Times New Roman"/>
        </w:rPr>
        <w:t xml:space="preserve">, we </w:t>
      </w:r>
      <w:r>
        <w:rPr>
          <w:rFonts w:cs="Times New Roman"/>
        </w:rPr>
        <w:t>select</w:t>
      </w:r>
      <w:r w:rsidRPr="00256197">
        <w:rPr>
          <w:rFonts w:cs="Times New Roman"/>
        </w:rPr>
        <w:t xml:space="preserve"> that scenario</w:t>
      </w:r>
      <w:r>
        <w:rPr>
          <w:rFonts w:cs="Times New Roman"/>
        </w:rPr>
        <w:t xml:space="preserve"> for that particular grid cell</w:t>
      </w:r>
      <w:r w:rsidRPr="00256197">
        <w:rPr>
          <w:rFonts w:cs="Times New Roman"/>
        </w:rPr>
        <w:t xml:space="preserve">. </w:t>
      </w:r>
      <w:r>
        <w:rPr>
          <w:rFonts w:cs="Times New Roman"/>
        </w:rPr>
        <w:t xml:space="preserve">As a result, </w:t>
      </w:r>
      <w:r w:rsidRPr="00256197">
        <w:rPr>
          <w:rFonts w:cs="Times New Roman"/>
        </w:rPr>
        <w:t xml:space="preserve">Figure </w:t>
      </w:r>
      <w:r>
        <w:rPr>
          <w:rFonts w:cs="Times New Roman"/>
        </w:rPr>
        <w:t>7</w:t>
      </w:r>
      <w:r w:rsidRPr="00256197">
        <w:rPr>
          <w:rFonts w:cs="Times New Roman"/>
        </w:rPr>
        <w:t xml:space="preserve"> shows the optimal rice planting date strategy. </w:t>
      </w:r>
      <w:ins w:id="233" w:author="MKONDIWA, Maxwell (CIMMYT-India)" w:date="2024-05-14T10:28:00Z" w16du:dateUtc="2024-05-14T04:58:00Z">
        <w:r w:rsidR="00922FD9">
          <w:rPr>
            <w:rFonts w:cs="Times New Roman"/>
          </w:rPr>
          <w:t xml:space="preserve">As much as a </w:t>
        </w:r>
        <w:r w:rsidR="00417B71">
          <w:rPr>
            <w:rFonts w:cs="Times New Roman"/>
          </w:rPr>
          <w:t>38% of the area of interest benefits most from f</w:t>
        </w:r>
      </w:ins>
      <w:ins w:id="234" w:author="MKONDIWA, Maxwell (CIMMYT-India)" w:date="2024-05-14T10:29:00Z" w16du:dateUtc="2024-05-14T04:59:00Z">
        <w:r w:rsidR="00417B71">
          <w:rPr>
            <w:rFonts w:cs="Times New Roman"/>
          </w:rPr>
          <w:t xml:space="preserve">ollowing a fixed </w:t>
        </w:r>
        <w:r w:rsidR="00C576EE">
          <w:rPr>
            <w:rFonts w:cs="Times New Roman"/>
          </w:rPr>
          <w:t xml:space="preserve">date planting with </w:t>
        </w:r>
        <w:r w:rsidR="00417B71">
          <w:rPr>
            <w:rFonts w:cs="Times New Roman"/>
          </w:rPr>
          <w:t xml:space="preserve">long </w:t>
        </w:r>
        <w:r w:rsidR="00C576EE">
          <w:rPr>
            <w:rFonts w:cs="Times New Roman"/>
          </w:rPr>
          <w:t xml:space="preserve">rice variety </w:t>
        </w:r>
        <w:r w:rsidR="00417B71">
          <w:rPr>
            <w:rFonts w:cs="Times New Roman"/>
          </w:rPr>
          <w:t xml:space="preserve">strategy </w:t>
        </w:r>
        <w:r w:rsidR="00C576EE">
          <w:rPr>
            <w:rFonts w:cs="Times New Roman"/>
          </w:rPr>
          <w:t>(S1).</w:t>
        </w:r>
      </w:ins>
      <w:ins w:id="235" w:author="MKONDIWA, Maxwell (CIMMYT-India)" w:date="2024-05-14T10:30:00Z" w16du:dateUtc="2024-05-14T05:00:00Z">
        <w:r w:rsidR="000E740C">
          <w:rPr>
            <w:rFonts w:cs="Times New Roman"/>
          </w:rPr>
          <w:t xml:space="preserve"> Much of this is in the western part of the IGP. </w:t>
        </w:r>
        <w:r w:rsidR="00F749B9">
          <w:rPr>
            <w:rFonts w:cs="Times New Roman"/>
          </w:rPr>
          <w:t>In terms of area, this is followed by about 19% percent of the pixel</w:t>
        </w:r>
      </w:ins>
      <w:ins w:id="236" w:author="MKONDIWA, Maxwell (CIMMYT-India)" w:date="2024-05-14T10:31:00Z" w16du:dateUtc="2024-05-14T05:01:00Z">
        <w:r w:rsidR="00F749B9">
          <w:rPr>
            <w:rFonts w:cs="Times New Roman"/>
          </w:rPr>
          <w:t xml:space="preserve">s for which we couldn’t clearly assign the best strategy for risk averse farmers. </w:t>
        </w:r>
      </w:ins>
      <w:ins w:id="237" w:author="MKONDIWA, Maxwell (CIMMYT-India)" w:date="2024-05-14T10:33:00Z" w16du:dateUtc="2024-05-14T05:03:00Z">
        <w:r w:rsidR="00C2754E">
          <w:rPr>
            <w:rFonts w:cs="Times New Roman"/>
          </w:rPr>
          <w:t>The next preferred strategies include onset</w:t>
        </w:r>
      </w:ins>
      <w:ins w:id="238" w:author="MKONDIWA, Maxwell (CIMMYT-India)" w:date="2024-05-14T10:35:00Z" w16du:dateUtc="2024-05-14T05:05:00Z">
        <w:r w:rsidR="000F532F">
          <w:rPr>
            <w:rFonts w:cs="Times New Roman"/>
          </w:rPr>
          <w:t>,</w:t>
        </w:r>
      </w:ins>
      <w:ins w:id="239" w:author="MKONDIWA, Maxwell (CIMMYT-India)" w:date="2024-05-14T10:33:00Z" w16du:dateUtc="2024-05-14T05:03:00Z">
        <w:r w:rsidR="00C2754E">
          <w:rPr>
            <w:rFonts w:cs="Times New Roman"/>
          </w:rPr>
          <w:t xml:space="preserve"> long</w:t>
        </w:r>
      </w:ins>
      <w:ins w:id="240" w:author="MKONDIWA, Maxwell (CIMMYT-India)" w:date="2024-05-14T10:35:00Z" w16du:dateUtc="2024-05-14T05:05:00Z">
        <w:r w:rsidR="000F532F">
          <w:rPr>
            <w:rFonts w:cs="Times New Roman"/>
          </w:rPr>
          <w:t xml:space="preserve"> duration variety</w:t>
        </w:r>
      </w:ins>
      <w:ins w:id="241" w:author="MKONDIWA, Maxwell (CIMMYT-India)" w:date="2024-05-14T10:33:00Z" w16du:dateUtc="2024-05-14T05:03:00Z">
        <w:r w:rsidR="00C2754E">
          <w:rPr>
            <w:rFonts w:cs="Times New Roman"/>
          </w:rPr>
          <w:t xml:space="preserve"> with supplemental ir</w:t>
        </w:r>
      </w:ins>
      <w:ins w:id="242" w:author="MKONDIWA, Maxwell (CIMMYT-India)" w:date="2024-05-14T10:34:00Z" w16du:dateUtc="2024-05-14T05:04:00Z">
        <w:r w:rsidR="00C2754E">
          <w:rPr>
            <w:rFonts w:cs="Times New Roman"/>
          </w:rPr>
          <w:t xml:space="preserve">rigation </w:t>
        </w:r>
        <w:r w:rsidR="00DA0392">
          <w:rPr>
            <w:rFonts w:cs="Times New Roman"/>
          </w:rPr>
          <w:t>(13.54%), onset medium with supplemental irrigation (</w:t>
        </w:r>
      </w:ins>
      <w:ins w:id="243" w:author="MKONDIWA, Maxwell (CIMMYT-India)" w:date="2024-05-14T10:35:00Z" w16du:dateUtc="2024-05-14T05:05:00Z">
        <w:r w:rsidR="00416AC3">
          <w:rPr>
            <w:rFonts w:cs="Times New Roman"/>
          </w:rPr>
          <w:t>13.00%), onset with long</w:t>
        </w:r>
        <w:r w:rsidR="000F532F">
          <w:rPr>
            <w:rFonts w:cs="Times New Roman"/>
          </w:rPr>
          <w:t xml:space="preserve"> duration variety (8.7</w:t>
        </w:r>
      </w:ins>
      <w:ins w:id="244" w:author="MKONDIWA, Maxwell (CIMMYT-India)" w:date="2024-05-14T10:36:00Z" w16du:dateUtc="2024-05-14T05:06:00Z">
        <w:r w:rsidR="001B42EA">
          <w:rPr>
            <w:rFonts w:cs="Times New Roman"/>
          </w:rPr>
          <w:t>2</w:t>
        </w:r>
      </w:ins>
      <w:ins w:id="245" w:author="MKONDIWA, Maxwell (CIMMYT-India)" w:date="2024-05-14T10:35:00Z" w16du:dateUtc="2024-05-14T05:05:00Z">
        <w:r w:rsidR="000F532F">
          <w:rPr>
            <w:rFonts w:cs="Times New Roman"/>
          </w:rPr>
          <w:t>%),</w:t>
        </w:r>
        <w:r w:rsidR="0076473D">
          <w:rPr>
            <w:rFonts w:cs="Times New Roman"/>
          </w:rPr>
          <w:t xml:space="preserve"> and </w:t>
        </w:r>
      </w:ins>
      <w:ins w:id="246" w:author="MKONDIWA, Maxwell (CIMMYT-India)" w:date="2024-05-14T10:36:00Z" w16du:dateUtc="2024-05-14T05:06:00Z">
        <w:r w:rsidR="0076473D">
          <w:rPr>
            <w:rFonts w:cs="Times New Roman"/>
          </w:rPr>
          <w:t>fixed date with medium duration variety (</w:t>
        </w:r>
        <w:r w:rsidR="001B42EA">
          <w:rPr>
            <w:rFonts w:cs="Times New Roman"/>
          </w:rPr>
          <w:t xml:space="preserve">6.54%). </w:t>
        </w:r>
      </w:ins>
      <w:ins w:id="247" w:author="MKONDIWA, Maxwell (CIMMYT-India)" w:date="2024-05-14T10:32:00Z" w16du:dateUtc="2024-05-14T05:02:00Z">
        <w:r w:rsidR="00D84DFB">
          <w:rPr>
            <w:rFonts w:cs="Times New Roman"/>
          </w:rPr>
          <w:t>The least preferable strategies are farmer practice</w:t>
        </w:r>
      </w:ins>
      <w:ins w:id="248" w:author="MKONDIWA, Maxwell (CIMMYT-India)" w:date="2024-05-14T10:33:00Z" w16du:dateUtc="2024-05-14T05:03:00Z">
        <w:r w:rsidR="008143D2">
          <w:rPr>
            <w:rFonts w:cs="Times New Roman"/>
          </w:rPr>
          <w:t xml:space="preserve"> (0.44%</w:t>
        </w:r>
        <w:r w:rsidR="00C2754E">
          <w:rPr>
            <w:rFonts w:cs="Times New Roman"/>
          </w:rPr>
          <w:t>)</w:t>
        </w:r>
      </w:ins>
      <w:ins w:id="249" w:author="MKONDIWA, Maxwell (CIMMYT-India)" w:date="2024-05-14T10:32:00Z" w16du:dateUtc="2024-05-14T05:02:00Z">
        <w:r w:rsidR="00D84DFB">
          <w:rPr>
            <w:rFonts w:cs="Times New Roman"/>
          </w:rPr>
          <w:t xml:space="preserve"> and </w:t>
        </w:r>
        <w:r w:rsidR="008143D2">
          <w:rPr>
            <w:rFonts w:cs="Times New Roman"/>
          </w:rPr>
          <w:t xml:space="preserve">planting of medium duration rice at the monsoon onset (0.5% of the </w:t>
        </w:r>
      </w:ins>
      <w:ins w:id="250" w:author="MKONDIWA, Maxwell (CIMMYT-India)" w:date="2024-05-14T10:33:00Z" w16du:dateUtc="2024-05-14T05:03:00Z">
        <w:r w:rsidR="008143D2">
          <w:rPr>
            <w:rFonts w:cs="Times New Roman"/>
          </w:rPr>
          <w:t>pixel area)</w:t>
        </w:r>
      </w:ins>
      <w:ins w:id="251" w:author="MKONDIWA, Maxwell (CIMMYT-India)" w:date="2024-05-14T10:32:00Z" w16du:dateUtc="2024-05-14T05:02:00Z">
        <w:r w:rsidR="008143D2">
          <w:rPr>
            <w:rFonts w:cs="Times New Roman"/>
          </w:rPr>
          <w:t xml:space="preserve">. </w:t>
        </w:r>
      </w:ins>
      <w:ins w:id="252" w:author="MKONDIWA, Maxwell (CIMMYT-India)" w:date="2024-05-14T10:29:00Z" w16du:dateUtc="2024-05-14T04:59:00Z">
        <w:r w:rsidR="00C576EE">
          <w:rPr>
            <w:rFonts w:cs="Times New Roman"/>
          </w:rPr>
          <w:t xml:space="preserve"> </w:t>
        </w:r>
      </w:ins>
    </w:p>
    <w:p w14:paraId="03934FB5" w14:textId="77777777" w:rsidR="006D4F23" w:rsidRPr="00256197" w:rsidRDefault="006D4F23" w:rsidP="006D4F23">
      <w:pPr>
        <w:rPr>
          <w:rFonts w:cs="Times New Roman"/>
        </w:rPr>
      </w:pPr>
      <w:r w:rsidRPr="00256197">
        <w:rPr>
          <w:rFonts w:cs="Times New Roman"/>
          <w:noProof/>
        </w:rPr>
        <w:drawing>
          <wp:inline distT="0" distB="0" distL="0" distR="0" wp14:anchorId="61FB2131" wp14:editId="1E710311">
            <wp:extent cx="5904000" cy="3594620"/>
            <wp:effectExtent l="0" t="0" r="1905" b="0"/>
            <wp:docPr id="849932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317"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l="395" r="395"/>
                    <a:stretch>
                      <a:fillRect/>
                    </a:stretch>
                  </pic:blipFill>
                  <pic:spPr bwMode="auto">
                    <a:xfrm>
                      <a:off x="0" y="0"/>
                      <a:ext cx="5904000" cy="3594620"/>
                    </a:xfrm>
                    <a:prstGeom prst="rect">
                      <a:avLst/>
                    </a:prstGeom>
                    <a:noFill/>
                    <a:ln>
                      <a:noFill/>
                    </a:ln>
                    <a:extLst>
                      <a:ext uri="{53640926-AAD7-44D8-BBD7-CCE9431645EC}">
                        <a14:shadowObscured xmlns:a14="http://schemas.microsoft.com/office/drawing/2010/main"/>
                      </a:ext>
                    </a:extLst>
                  </pic:spPr>
                </pic:pic>
              </a:graphicData>
            </a:graphic>
          </wp:inline>
        </w:drawing>
      </w:r>
    </w:p>
    <w:p w14:paraId="45658063" w14:textId="696B762F" w:rsidR="006D4F23" w:rsidRPr="00256197" w:rsidRDefault="006D4F23" w:rsidP="006D4F23">
      <w:pPr>
        <w:rPr>
          <w:rFonts w:cs="Times New Roman"/>
        </w:rPr>
      </w:pPr>
      <w:r w:rsidRPr="00256197">
        <w:rPr>
          <w:rFonts w:cs="Times New Roman"/>
        </w:rPr>
        <w:t xml:space="preserve">Figure </w:t>
      </w:r>
      <w:ins w:id="253" w:author="MKONDIWA, Maxwell (CIMMYT-India)" w:date="2024-05-13T22:18:00Z" w16du:dateUtc="2024-05-13T16:48:00Z">
        <w:r w:rsidR="00CC37B6">
          <w:rPr>
            <w:rFonts w:cs="Times New Roman"/>
          </w:rPr>
          <w:t>7</w:t>
        </w:r>
      </w:ins>
      <w:del w:id="254" w:author="MKONDIWA, Maxwell (CIMMYT-India)" w:date="2024-05-13T22:18:00Z" w16du:dateUtc="2024-05-13T16:48:00Z">
        <w:r w:rsidRPr="00256197" w:rsidDel="00CC37B6">
          <w:rPr>
            <w:rFonts w:cs="Times New Roman"/>
          </w:rPr>
          <w:delText>6</w:delText>
        </w:r>
      </w:del>
      <w:r w:rsidRPr="00256197">
        <w:rPr>
          <w:rFonts w:cs="Times New Roman"/>
        </w:rPr>
        <w:t xml:space="preserve">: Optimal rice planting date strategy  </w:t>
      </w:r>
    </w:p>
    <w:p w14:paraId="1EA6C00F" w14:textId="77777777" w:rsidR="006D4F23" w:rsidRDefault="006D4F23" w:rsidP="00E73219">
      <w:pPr>
        <w:jc w:val="both"/>
        <w:rPr>
          <w:rFonts w:cs="Times New Roman"/>
        </w:rPr>
      </w:pPr>
    </w:p>
    <w:p w14:paraId="1487F72D" w14:textId="77777777" w:rsidR="00E73219" w:rsidRPr="00256197" w:rsidRDefault="00E73219" w:rsidP="009639B7">
      <w:pPr>
        <w:rPr>
          <w:rFonts w:cs="Times New Roman"/>
        </w:rPr>
      </w:pPr>
    </w:p>
    <w:p w14:paraId="0F7880FD" w14:textId="77777777" w:rsidR="00CC0CF1" w:rsidRPr="00256197" w:rsidRDefault="00CC0CF1" w:rsidP="00B03562">
      <w:pPr>
        <w:rPr>
          <w:rFonts w:eastAsiaTheme="majorEastAsia" w:cs="Times New Roman"/>
          <w:b/>
          <w:sz w:val="24"/>
          <w:szCs w:val="32"/>
        </w:rPr>
      </w:pPr>
      <w:r w:rsidRPr="00256197">
        <w:rPr>
          <w:rFonts w:cs="Times New Roman"/>
        </w:rPr>
        <w:br w:type="page"/>
      </w:r>
    </w:p>
    <w:p w14:paraId="6D572CC5" w14:textId="5E2A98B1" w:rsidR="007143E0" w:rsidRDefault="00BC2C8E" w:rsidP="003A6789">
      <w:pPr>
        <w:pStyle w:val="Heading1"/>
      </w:pPr>
      <w:r w:rsidRPr="00256197">
        <w:lastRenderedPageBreak/>
        <w:t xml:space="preserve">4. </w:t>
      </w:r>
      <w:r w:rsidR="00AB1651">
        <w:t>Discussion</w:t>
      </w:r>
    </w:p>
    <w:p w14:paraId="66E89963" w14:textId="249A6EC9" w:rsidR="006B7622" w:rsidRPr="00256197" w:rsidDel="00BA3CAE" w:rsidRDefault="006B7622" w:rsidP="0027468D">
      <w:pPr>
        <w:jc w:val="both"/>
        <w:rPr>
          <w:del w:id="255" w:author="MKONDIWA, Maxwell (CIMMYT-India)" w:date="2024-05-14T11:33:00Z" w16du:dateUtc="2024-05-14T06:03:00Z"/>
          <w:rFonts w:cs="Times New Roman"/>
        </w:rPr>
      </w:pPr>
      <w:r>
        <w:rPr>
          <w:rFonts w:cs="Times New Roman"/>
        </w:rPr>
        <w:t>Importantly</w:t>
      </w:r>
      <w:r w:rsidR="007B019E">
        <w:rPr>
          <w:rFonts w:cs="Times New Roman"/>
        </w:rPr>
        <w:t xml:space="preserve"> and </w:t>
      </w:r>
      <w:r>
        <w:rPr>
          <w:rFonts w:cs="Times New Roman"/>
        </w:rPr>
        <w:t>in addition to the findings of</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495A12">
        <w:rPr>
          <w:rFonts w:cs="Times New Roman"/>
        </w:rPr>
        <w:t xml:space="preserve"> and </w:t>
      </w:r>
      <w:r w:rsidR="00FA0B2C">
        <w:rPr>
          <w:rFonts w:cs="Times New Roman"/>
        </w:rPr>
        <w:t>Montes et al (2023)</w:t>
      </w:r>
      <w:r>
        <w:rPr>
          <w:rFonts w:cs="Times New Roman"/>
        </w:rPr>
        <w:t xml:space="preserve">, </w:t>
      </w:r>
      <w:ins w:id="256" w:author="MKONDIWA, Maxwell (CIMMYT-India)" w:date="2024-05-13T21:49:00Z" w16du:dateUtc="2024-05-13T16:19:00Z">
        <w:r w:rsidR="001778A2">
          <w:rPr>
            <w:rFonts w:cs="Times New Roman"/>
          </w:rPr>
          <w:t>the</w:t>
        </w:r>
      </w:ins>
      <w:del w:id="257" w:author="MKONDIWA, Maxwell (CIMMYT-India)" w:date="2024-05-13T21:49:00Z" w16du:dateUtc="2024-05-13T16:19:00Z">
        <w:r w:rsidDel="001778A2">
          <w:rPr>
            <w:rFonts w:cs="Times New Roman"/>
          </w:rPr>
          <w:delText>our</w:delText>
        </w:r>
      </w:del>
      <w:r>
        <w:rPr>
          <w:rFonts w:cs="Times New Roman"/>
        </w:rPr>
        <w:t xml:space="preserve"> framework </w:t>
      </w:r>
      <w:ins w:id="258" w:author="MKONDIWA, Maxwell (CIMMYT-India)" w:date="2024-05-13T21:49:00Z" w16du:dateUtc="2024-05-13T16:19:00Z">
        <w:r w:rsidR="002779A4">
          <w:rPr>
            <w:rFonts w:cs="Times New Roman"/>
          </w:rPr>
          <w:t xml:space="preserve">in this paper </w:t>
        </w:r>
      </w:ins>
      <w:r>
        <w:rPr>
          <w:rFonts w:cs="Times New Roman"/>
        </w:rPr>
        <w:t xml:space="preserve">shows that </w:t>
      </w:r>
      <w:r w:rsidR="007B019E">
        <w:rPr>
          <w:rFonts w:cs="Times New Roman"/>
        </w:rPr>
        <w:t>i</w:t>
      </w:r>
      <w:r>
        <w:rPr>
          <w:rFonts w:cs="Times New Roman"/>
        </w:rPr>
        <w:t xml:space="preserve">n parts of the Eastern Gangetic Plains providing only supplemental irrigation rather than full irrigation is economically beneficial from a risk perspective. </w:t>
      </w:r>
      <w:r w:rsidR="00A17D41">
        <w:rPr>
          <w:rFonts w:cs="Times New Roman"/>
        </w:rPr>
        <w:t>T</w:t>
      </w:r>
      <w:r>
        <w:rPr>
          <w:rFonts w:cs="Times New Roman"/>
        </w:rPr>
        <w:t xml:space="preserve">he same is true for some areas in the northern parts of the Middle and Western IGP – indicating </w:t>
      </w:r>
      <w:r w:rsidR="00E30773">
        <w:rPr>
          <w:rFonts w:cs="Times New Roman"/>
        </w:rPr>
        <w:t xml:space="preserve">importance of </w:t>
      </w:r>
      <w:r>
        <w:rPr>
          <w:rFonts w:cs="Times New Roman"/>
        </w:rPr>
        <w:t>climatic and soil variability</w:t>
      </w:r>
      <w:r w:rsidR="00444C70">
        <w:rPr>
          <w:rFonts w:cs="Times New Roman"/>
        </w:rPr>
        <w:t>.</w:t>
      </w:r>
      <w:r w:rsidR="00C40A7E">
        <w:rPr>
          <w:rFonts w:cs="Times New Roman"/>
        </w:rPr>
        <w:t xml:space="preserve"> </w:t>
      </w:r>
      <w:del w:id="259" w:author="MKONDIWA, Maxwell (CIMMYT-India)" w:date="2024-05-14T11:33:00Z" w16du:dateUtc="2024-05-14T06:03:00Z">
        <w:r w:rsidR="00A17D41" w:rsidDel="00C40DF9">
          <w:rPr>
            <w:rFonts w:cs="Times New Roman"/>
          </w:rPr>
          <w:delText>However, i</w:delText>
        </w:r>
        <w:r w:rsidR="00444C70" w:rsidDel="00C40DF9">
          <w:rPr>
            <w:rFonts w:cs="Times New Roman"/>
          </w:rPr>
          <w:delText>n the</w:delText>
        </w:r>
        <w:r w:rsidDel="00C40DF9">
          <w:rPr>
            <w:rFonts w:cs="Times New Roman"/>
          </w:rPr>
          <w:delText xml:space="preserve"> Northern and Southern parts of the Western and Middle IGP</w:delText>
        </w:r>
        <w:r w:rsidR="00444C70" w:rsidDel="00C40DF9">
          <w:rPr>
            <w:rFonts w:cs="Times New Roman"/>
          </w:rPr>
          <w:delText>, we get</w:delText>
        </w:r>
        <w:r w:rsidDel="00C40DF9">
          <w:rPr>
            <w:rFonts w:cs="Times New Roman"/>
          </w:rPr>
          <w:delText xml:space="preserve"> substantially different outcomes – but also indicating that in these areas multiple rice planting strategies perform equally well and farmers have more flexibility to choose amongst various options for similar results.</w:delText>
        </w:r>
      </w:del>
    </w:p>
    <w:p w14:paraId="73923376" w14:textId="3B42F3F3" w:rsidR="00FA0B2C" w:rsidRPr="00490489" w:rsidRDefault="00490489">
      <w:pPr>
        <w:jc w:val="both"/>
        <w:rPr>
          <w:bCs/>
        </w:rPr>
        <w:pPrChange w:id="260" w:author="MKONDIWA, Maxwell (CIMMYT-India)" w:date="2024-05-14T11:33:00Z" w16du:dateUtc="2024-05-14T06:03:00Z">
          <w:pPr/>
        </w:pPrChange>
      </w:pPr>
      <w:r>
        <w:t>In addition to cited prior works (</w:t>
      </w:r>
      <w:proofErr w:type="spellStart"/>
      <w:r>
        <w:t>Urfels</w:t>
      </w:r>
      <w:proofErr w:type="spellEnd"/>
      <w:r>
        <w:t xml:space="preserve"> et al</w:t>
      </w:r>
      <w:ins w:id="261" w:author="MKONDIWA, Maxwell (CIMMYT-India)" w:date="2024-05-13T20:37:00Z" w16du:dateUtc="2024-05-13T15:07:00Z">
        <w:r w:rsidR="00C335AD">
          <w:t>,</w:t>
        </w:r>
      </w:ins>
      <w:r>
        <w:t xml:space="preserve"> 2022 and Montes et al</w:t>
      </w:r>
      <w:ins w:id="262" w:author="MKONDIWA, Maxwell (CIMMYT-India)" w:date="2024-05-13T20:37:00Z" w16du:dateUtc="2024-05-13T15:07:00Z">
        <w:r w:rsidR="00C335AD">
          <w:t>,</w:t>
        </w:r>
      </w:ins>
      <w:r>
        <w:t xml:space="preserve"> 2023) which</w:t>
      </w:r>
      <w:r w:rsidR="00614D0C">
        <w:t xml:space="preserve"> formed the basis of </w:t>
      </w:r>
      <w:ins w:id="263" w:author="MKONDIWA, Maxwell (CIMMYT-India)" w:date="2024-05-13T21:50:00Z" w16du:dateUtc="2024-05-13T16:20:00Z">
        <w:r w:rsidR="002779A4">
          <w:t>the</w:t>
        </w:r>
      </w:ins>
      <w:del w:id="264" w:author="MKONDIWA, Maxwell (CIMMYT-India)" w:date="2024-05-13T21:50:00Z" w16du:dateUtc="2024-05-13T16:20:00Z">
        <w:r w:rsidR="00614D0C" w:rsidDel="002779A4">
          <w:delText>our</w:delText>
        </w:r>
      </w:del>
      <w:r w:rsidR="00614D0C">
        <w:t xml:space="preserve"> analysis and</w:t>
      </w:r>
      <w:r>
        <w:t xml:space="preserve"> used APSIM crop growth model</w:t>
      </w:r>
      <w:r w:rsidR="00DE6E55">
        <w:t xml:space="preserve">, </w:t>
      </w:r>
      <w:ins w:id="265" w:author="MKONDIWA, Maxwell (CIMMYT-India)" w:date="2024-05-13T21:50:00Z" w16du:dateUtc="2024-05-13T16:20:00Z">
        <w:r w:rsidR="002779A4">
          <w:t>the</w:t>
        </w:r>
      </w:ins>
      <w:del w:id="266" w:author="MKONDIWA, Maxwell (CIMMYT-India)" w:date="2024-05-13T21:50:00Z" w16du:dateUtc="2024-05-13T16:20:00Z">
        <w:r w:rsidR="00DE6E55" w:rsidDel="002779A4">
          <w:delText>our</w:delText>
        </w:r>
      </w:del>
      <w:r w:rsidR="00DE6E55">
        <w:t xml:space="preserve"> results can be compared to two recent studies (Wang</w:t>
      </w:r>
      <w:ins w:id="267" w:author="MKONDIWA, Maxwell (CIMMYT-India)" w:date="2024-05-13T20:37:00Z" w16du:dateUtc="2024-05-13T15:07:00Z">
        <w:r w:rsidR="00C335AD">
          <w:t>,</w:t>
        </w:r>
      </w:ins>
      <w:r w:rsidR="00DE6E55">
        <w:t xml:space="preserve"> 2022, 202</w:t>
      </w:r>
      <w:r w:rsidR="00AA2F53">
        <w:t>4</w:t>
      </w:r>
      <w:r w:rsidR="00DE6E55">
        <w:t>) which rely on</w:t>
      </w:r>
      <w:r w:rsidR="00A67D04">
        <w:t xml:space="preserve"> regionally calibrated Environmental Policy Integrated Climate</w:t>
      </w:r>
      <w:r w:rsidR="00DE6E55">
        <w:t xml:space="preserve"> </w:t>
      </w:r>
      <w:r w:rsidR="00A67D04">
        <w:t>(</w:t>
      </w:r>
      <w:r w:rsidR="00421C34">
        <w:t>E</w:t>
      </w:r>
      <w:r w:rsidR="00C8171D">
        <w:t>P</w:t>
      </w:r>
      <w:r w:rsidR="00421C34">
        <w:t>I</w:t>
      </w:r>
      <w:r w:rsidR="00C8171D">
        <w:t>C</w:t>
      </w:r>
      <w:r w:rsidR="00A67D04">
        <w:t>)</w:t>
      </w:r>
      <w:r w:rsidR="00C8171D">
        <w:t xml:space="preserve"> </w:t>
      </w:r>
      <w:r w:rsidR="00545FB1">
        <w:t>agronomic</w:t>
      </w:r>
      <w:r w:rsidR="00C8171D">
        <w:t xml:space="preserve"> model. </w:t>
      </w:r>
    </w:p>
    <w:p w14:paraId="53D36757" w14:textId="4DD749A4" w:rsidR="006D4E40" w:rsidRDefault="00070886" w:rsidP="00962A74">
      <w:pPr>
        <w:pStyle w:val="Heading2"/>
      </w:pPr>
      <w:r>
        <w:t>4.</w:t>
      </w:r>
      <w:r w:rsidR="006D4E40">
        <w:t xml:space="preserve">2. </w:t>
      </w:r>
      <w:r w:rsidR="005C06E9">
        <w:t>Value of a risk-based</w:t>
      </w:r>
      <w:r w:rsidR="00537ABA">
        <w:t xml:space="preserve"> evaluation approach </w:t>
      </w:r>
      <w:r w:rsidR="00160C5F">
        <w:t>in face of climatic risks</w:t>
      </w:r>
    </w:p>
    <w:p w14:paraId="27990E04" w14:textId="2206EBB0" w:rsidR="00DD0CB9" w:rsidRDefault="00DD0CB9">
      <w:r w:rsidRPr="00DD0CB9">
        <w:t>The IGP is a hotspot of climate change impacts in that though it supports the most intensive crop production, it also suffers from frequent droughts, volatile monsoon onsets, and heat stress. Farmers delay rice planting in dealing with these environmental and climatic impacts (McDonald et al 2022)</w:t>
      </w:r>
      <w:r w:rsidR="00E1458C">
        <w:t xml:space="preserve"> thereby suffering substantial yield penalties</w:t>
      </w:r>
      <w:r w:rsidRPr="00DD0CB9">
        <w:t xml:space="preserve">. Without affordable irrigation infrastructure, timely rice planting becomes very risky for the farmers as evidenced by the recent El Nino event and late monsoon – causing farmers to fallow and reduce rice area. Similar issues of importance of timing and precipitation variability affect other farming systems elsewhere. Recommendations therefore require to consider riskiness evaluation and will need to include also field evaluation of riskiness after the first pass model ex-ante simulations as we do in this paper.  </w:t>
      </w:r>
    </w:p>
    <w:p w14:paraId="41B6A49B" w14:textId="61D79C6E" w:rsidR="006D4E40" w:rsidRDefault="00084B53">
      <w:r>
        <w:t xml:space="preserve">Climate variability and change has prompted a rethinking of how </w:t>
      </w:r>
      <w:r w:rsidR="007C46D3">
        <w:t xml:space="preserve">the agricultural research and development community can develop climatic risk proof innovations. These are innovations that </w:t>
      </w:r>
      <w:r w:rsidR="00243B42">
        <w:t>are expected to be resilient to present and future climatic shocks. In that regard, crop modelling has become the key approach of assessing how different agronomic</w:t>
      </w:r>
      <w:r w:rsidR="003B357A">
        <w:t xml:space="preserve"> innovations perform under varying historical realizations of weather. In this paper, we have demonstrated </w:t>
      </w:r>
      <w:r w:rsidR="000107AF">
        <w:t xml:space="preserve">that a nuanced understanding of risk in evaluating such crop model results can generate insights and provide a basis for making climate risk proof recommendations to </w:t>
      </w:r>
      <w:r w:rsidR="005B11CF">
        <w:t xml:space="preserve">smallholder </w:t>
      </w:r>
      <w:r w:rsidR="000107AF">
        <w:t xml:space="preserve">farmers. </w:t>
      </w:r>
      <w:r w:rsidR="009438A1">
        <w:t xml:space="preserve">This </w:t>
      </w:r>
      <w:r w:rsidR="00F0228D">
        <w:t xml:space="preserve">approach then allows researchers and farmers to understand the plausible strategies </w:t>
      </w:r>
      <w:r w:rsidR="00194FA2">
        <w:t xml:space="preserve">they can follow in order to maximize profits even in years when the weather is </w:t>
      </w:r>
      <w:r w:rsidR="008B138F">
        <w:t xml:space="preserve">extreme. </w:t>
      </w:r>
    </w:p>
    <w:p w14:paraId="1D3501B3" w14:textId="55B209BA" w:rsidR="00830B16" w:rsidRPr="006D4E40" w:rsidRDefault="00830B16" w:rsidP="00D5110A">
      <w:r>
        <w:t xml:space="preserve">Besides the farmers and researchers, </w:t>
      </w:r>
      <w:ins w:id="268" w:author="MKONDIWA, Maxwell (CIMMYT-India)" w:date="2024-05-13T21:50:00Z" w16du:dateUtc="2024-05-13T16:20:00Z">
        <w:r w:rsidR="00F86AF6">
          <w:t>the</w:t>
        </w:r>
      </w:ins>
      <w:del w:id="269" w:author="MKONDIWA, Maxwell (CIMMYT-India)" w:date="2024-05-13T21:50:00Z" w16du:dateUtc="2024-05-13T16:20:00Z">
        <w:r w:rsidDel="00F86AF6">
          <w:delText>our</w:delText>
        </w:r>
      </w:del>
      <w:r>
        <w:t xml:space="preserve"> approach provides policy decision makers with a prioritization and targeting </w:t>
      </w:r>
      <w:r w:rsidR="006F3377">
        <w:t xml:space="preserve">framework for extension support services that advances only the strategies that are more likely to be accepted by all the farmers in the location. This then reduces </w:t>
      </w:r>
      <w:r w:rsidR="00CA5DF0">
        <w:t>wastage of resources especially when</w:t>
      </w:r>
      <w:r w:rsidR="00223BAC">
        <w:t xml:space="preserve"> risk neutral and</w:t>
      </w:r>
      <w:r w:rsidR="00CA5DF0">
        <w:t xml:space="preserve"> </w:t>
      </w:r>
      <w:r w:rsidR="00223BAC">
        <w:t>profitable technologies are promoted in locations where most farmers are risk</w:t>
      </w:r>
      <w:ins w:id="270" w:author="MKONDIWA, Maxwell (CIMMYT-India)" w:date="2024-05-13T22:12:00Z" w16du:dateUtc="2024-05-13T16:42:00Z">
        <w:r w:rsidR="00E66EC6">
          <w:t>-</w:t>
        </w:r>
      </w:ins>
      <w:del w:id="271" w:author="MKONDIWA, Maxwell (CIMMYT-India)" w:date="2024-05-13T22:12:00Z" w16du:dateUtc="2024-05-13T16:42:00Z">
        <w:r w:rsidR="00223BAC" w:rsidDel="00E66EC6">
          <w:delText xml:space="preserve"> </w:delText>
        </w:r>
      </w:del>
      <w:r w:rsidR="00223BAC">
        <w:t xml:space="preserve">averse. </w:t>
      </w:r>
      <w:r w:rsidR="00BA6182">
        <w:t xml:space="preserve">The task of figuring out the risk aversion preferences of the farmers in non-trivial and not possible for each of the individual pixels. The approach we use innovatively </w:t>
      </w:r>
      <w:r w:rsidR="00BA6182">
        <w:lastRenderedPageBreak/>
        <w:t xml:space="preserve">circumvents this challenge by </w:t>
      </w:r>
      <w:r w:rsidR="003349AD">
        <w:t>placing co</w:t>
      </w:r>
      <w:r w:rsidR="00D7381B">
        <w:t>nditions</w:t>
      </w:r>
      <w:r w:rsidR="00E97F57">
        <w:t xml:space="preserve"> and extent</w:t>
      </w:r>
      <w:r w:rsidR="00D7381B">
        <w:t xml:space="preserve"> under which any risk</w:t>
      </w:r>
      <w:ins w:id="272" w:author="MKONDIWA, Maxwell (CIMMYT-India)" w:date="2024-05-13T22:12:00Z" w16du:dateUtc="2024-05-13T16:42:00Z">
        <w:r w:rsidR="00E66EC6">
          <w:t>-</w:t>
        </w:r>
      </w:ins>
      <w:del w:id="273" w:author="MKONDIWA, Maxwell (CIMMYT-India)" w:date="2024-05-13T22:12:00Z" w16du:dateUtc="2024-05-13T16:42:00Z">
        <w:r w:rsidR="00D7381B" w:rsidDel="00E66EC6">
          <w:delText xml:space="preserve"> </w:delText>
        </w:r>
      </w:del>
      <w:r w:rsidR="00D7381B">
        <w:t>averse farmer will still find the proposed strategy beneficial.</w:t>
      </w:r>
    </w:p>
    <w:p w14:paraId="2492CFCF" w14:textId="77777777" w:rsidR="00C700FD" w:rsidRDefault="006D4E40" w:rsidP="00962A74">
      <w:pPr>
        <w:pStyle w:val="Heading2"/>
      </w:pPr>
      <w:r>
        <w:t>4.</w:t>
      </w:r>
      <w:r w:rsidR="00070886">
        <w:t>3. Limitations and future research</w:t>
      </w:r>
    </w:p>
    <w:p w14:paraId="03242574" w14:textId="08D80C14" w:rsidR="00E86F45" w:rsidRPr="00D5110A" w:rsidRDefault="00C700FD" w:rsidP="00D5110A">
      <w:r>
        <w:t>The</w:t>
      </w:r>
      <w:r w:rsidR="000B769E">
        <w:t>re are several</w:t>
      </w:r>
      <w:r>
        <w:t xml:space="preserve"> key limitations </w:t>
      </w:r>
      <w:r w:rsidR="000B769E">
        <w:t xml:space="preserve">to </w:t>
      </w:r>
      <w:ins w:id="274" w:author="MKONDIWA, Maxwell (CIMMYT-India)" w:date="2024-05-13T21:50:00Z" w16du:dateUtc="2024-05-13T16:20:00Z">
        <w:r w:rsidR="00F86AF6">
          <w:t>the proposed</w:t>
        </w:r>
      </w:ins>
      <w:del w:id="275" w:author="MKONDIWA, Maxwell (CIMMYT-India)" w:date="2024-05-13T21:50:00Z" w16du:dateUtc="2024-05-13T16:20:00Z">
        <w:r w:rsidR="00330202" w:rsidDel="00F86AF6">
          <w:delText>our</w:delText>
        </w:r>
      </w:del>
      <w:r w:rsidR="00330202">
        <w:t xml:space="preserve"> approach</w:t>
      </w:r>
      <w:r w:rsidR="000B769E">
        <w:t>. First,</w:t>
      </w:r>
      <w:r w:rsidR="00330202">
        <w:t xml:space="preserve"> it is computationally heavy especially if the</w:t>
      </w:r>
      <w:r w:rsidR="000E0C00">
        <w:t xml:space="preserve"> gridded</w:t>
      </w:r>
      <w:r w:rsidR="00330202">
        <w:t xml:space="preserve"> analysis is conducted </w:t>
      </w:r>
      <w:r w:rsidR="000E0C00">
        <w:t>for larger spatial scales</w:t>
      </w:r>
      <w:r w:rsidR="000B769E">
        <w:t>.</w:t>
      </w:r>
      <w:r w:rsidR="004F3D97">
        <w:t xml:space="preserve"> This </w:t>
      </w:r>
      <w:r w:rsidR="00497049">
        <w:t xml:space="preserve">challenge can be resolved by reducing the number of pixels in each </w:t>
      </w:r>
      <w:r w:rsidR="003F4539">
        <w:t xml:space="preserve">analysis because the approach </w:t>
      </w:r>
      <w:r w:rsidR="00F8506C">
        <w:t xml:space="preserve">uses each pixel separately such that the optimal strategies will not differ based on </w:t>
      </w:r>
      <w:r w:rsidR="00DF2FE9">
        <w:t>number of pixels.</w:t>
      </w:r>
      <w:r w:rsidR="000B769E">
        <w:t xml:space="preserve"> Second, </w:t>
      </w:r>
      <w:r w:rsidR="000E0C00">
        <w:t>it requires many years of data</w:t>
      </w:r>
      <w:r w:rsidR="002436EB">
        <w:t xml:space="preserve"> to characterize the empirical cumulative distribution function. </w:t>
      </w:r>
      <w:ins w:id="276" w:author="MKONDIWA, Maxwell (CIMMYT-India)" w:date="2024-05-13T21:50:00Z" w16du:dateUtc="2024-05-13T16:20:00Z">
        <w:r w:rsidR="00F86AF6">
          <w:t>The</w:t>
        </w:r>
      </w:ins>
      <w:del w:id="277" w:author="MKONDIWA, Maxwell (CIMMYT-India)" w:date="2024-05-13T21:50:00Z" w16du:dateUtc="2024-05-13T16:20:00Z">
        <w:r w:rsidR="00DF2FE9" w:rsidDel="00F86AF6">
          <w:delText>Our</w:delText>
        </w:r>
      </w:del>
      <w:r w:rsidR="00DF2FE9">
        <w:t xml:space="preserve"> analyses use</w:t>
      </w:r>
      <w:r w:rsidR="007B1F88">
        <w:t xml:space="preserve"> the period</w:t>
      </w:r>
      <w:r w:rsidR="00DF2FE9">
        <w:t xml:space="preserve"> 1982-2015 data which covers enough variation of </w:t>
      </w:r>
      <w:r w:rsidR="007B1F88">
        <w:t xml:space="preserve">climatic variability. In the context of </w:t>
      </w:r>
      <w:r w:rsidR="00673D46">
        <w:t>long-term</w:t>
      </w:r>
      <w:r w:rsidR="00772C4C">
        <w:t xml:space="preserve"> trials and surveys, it is difficult to find such longitudinal datasets at scale. </w:t>
      </w:r>
      <w:r w:rsidR="00673D46">
        <w:t xml:space="preserve">Future research that combines these data sources and </w:t>
      </w:r>
      <w:r w:rsidR="00285256">
        <w:t xml:space="preserve">Monte Carlo simulations would allow the use of the approach </w:t>
      </w:r>
      <w:r w:rsidR="00C8769D">
        <w:t xml:space="preserve">in empirically grounded analyses. </w:t>
      </w:r>
      <w:r w:rsidR="00013AFE">
        <w:t xml:space="preserve">Third, as compared to other </w:t>
      </w:r>
      <w:r w:rsidR="00852C29">
        <w:t>outcomes-based</w:t>
      </w:r>
      <w:r w:rsidR="00013AFE">
        <w:t xml:space="preserve"> risk analyses like the mean-variance or conditional value at risk approach, </w:t>
      </w:r>
      <w:ins w:id="278" w:author="MKONDIWA, Maxwell (CIMMYT-India)" w:date="2024-05-13T21:51:00Z" w16du:dateUtc="2024-05-13T16:21:00Z">
        <w:r w:rsidR="0045306A">
          <w:t>the</w:t>
        </w:r>
      </w:ins>
      <w:del w:id="279" w:author="MKONDIWA, Maxwell (CIMMYT-India)" w:date="2024-05-13T21:51:00Z" w16du:dateUtc="2024-05-13T16:21:00Z">
        <w:r w:rsidR="00013AFE" w:rsidDel="0045306A">
          <w:delText>our</w:delText>
        </w:r>
      </w:del>
      <w:r w:rsidR="00013AFE">
        <w:t xml:space="preserve"> approach</w:t>
      </w:r>
      <w:ins w:id="280" w:author="MKONDIWA, Maxwell (CIMMYT-India)" w:date="2024-05-13T21:51:00Z" w16du:dateUtc="2024-05-13T16:21:00Z">
        <w:r w:rsidR="0045306A">
          <w:t xml:space="preserve"> in this paper</w:t>
        </w:r>
      </w:ins>
      <w:r w:rsidR="00013AFE">
        <w:t xml:space="preserve"> simply recommends the best strategy but not an optimal </w:t>
      </w:r>
      <w:r w:rsidR="00BA1632">
        <w:t>combination or diversified portfolio of options</w:t>
      </w:r>
      <w:r w:rsidR="00852C29">
        <w:t xml:space="preserve"> (</w:t>
      </w:r>
      <w:r w:rsidR="00FE5564">
        <w:t xml:space="preserve">literature started by </w:t>
      </w:r>
      <w:r w:rsidR="00250366">
        <w:t>Markowitz 1959</w:t>
      </w:r>
      <w:r w:rsidR="00852C29">
        <w:t>)</w:t>
      </w:r>
      <w:r w:rsidR="00BA1632">
        <w:t xml:space="preserve">. </w:t>
      </w:r>
      <w:r w:rsidR="008205D7">
        <w:t xml:space="preserve">Fourth, given that the risk evaluation approach relies on crop model outputs, any limitations of the crop model are propagated in our approach. For example, the </w:t>
      </w:r>
      <w:r w:rsidR="0047394B">
        <w:t>gridded APSIM crop model we use has no N limitation</w:t>
      </w:r>
      <w:r w:rsidR="002A69FF">
        <w:t xml:space="preserve"> and</w:t>
      </w:r>
      <w:r w:rsidR="002E37ED">
        <w:t xml:space="preserve"> no irrigation </w:t>
      </w:r>
      <w:r w:rsidR="002A69FF">
        <w:t xml:space="preserve">to isolate the effect of sowing dates in addition to </w:t>
      </w:r>
      <w:r w:rsidR="00FF2DBD">
        <w:t>not having many interactions</w:t>
      </w:r>
      <w:ins w:id="281" w:author="MKONDIWA, Maxwell (CIMMYT-India)" w:date="2024-05-14T14:54:00Z" w16du:dateUtc="2024-05-14T09:24:00Z">
        <w:r w:rsidR="001962C5">
          <w:t xml:space="preserve"> including with crop management and </w:t>
        </w:r>
        <w:r w:rsidR="00091D6D">
          <w:t xml:space="preserve">local </w:t>
        </w:r>
        <w:r w:rsidR="001962C5">
          <w:t>socioeconomi</w:t>
        </w:r>
        <w:r w:rsidR="00091D6D">
          <w:t>c conditions which may limit the ability of the farmers to</w:t>
        </w:r>
      </w:ins>
      <w:ins w:id="282" w:author="MKONDIWA, Maxwell (CIMMYT-India)" w:date="2024-05-14T14:55:00Z" w16du:dateUtc="2024-05-14T09:25:00Z">
        <w:r w:rsidR="003A44BE">
          <w:t xml:space="preserve"> change to the proposed strategy. For example, due to groundwater </w:t>
        </w:r>
        <w:r w:rsidR="00F91CA5">
          <w:t>access</w:t>
        </w:r>
      </w:ins>
      <w:ins w:id="283" w:author="MKONDIWA, Maxwell (CIMMYT-India)" w:date="2024-05-14T14:56:00Z" w16du:dateUtc="2024-05-14T09:26:00Z">
        <w:r w:rsidR="00F91CA5">
          <w:t xml:space="preserve"> challenges</w:t>
        </w:r>
      </w:ins>
      <w:ins w:id="284" w:author="MKONDIWA, Maxwell (CIMMYT-India)" w:date="2024-05-14T14:55:00Z" w16du:dateUtc="2024-05-14T09:25:00Z">
        <w:r w:rsidR="00F91CA5">
          <w:t xml:space="preserve">, some farmers </w:t>
        </w:r>
      </w:ins>
      <w:ins w:id="285" w:author="MKONDIWA, Maxwell (CIMMYT-India)" w:date="2024-05-14T14:56:00Z" w16du:dateUtc="2024-05-14T09:26:00Z">
        <w:r w:rsidR="00F91CA5">
          <w:t>may not be able to irrigate on time</w:t>
        </w:r>
      </w:ins>
      <w:r w:rsidR="00FF2DBD">
        <w:t>. While we acknowledge these limitations, they a</w:t>
      </w:r>
      <w:r w:rsidR="006348F3">
        <w:t xml:space="preserve">re not necessary for the merit of this paper in that the paper is aimed at showcasing a methodology for evaluating risk regardless of </w:t>
      </w:r>
      <w:r w:rsidR="00AD0A74">
        <w:t xml:space="preserve">the nature of the crop model used. </w:t>
      </w:r>
      <w:r w:rsidR="006348F3">
        <w:t xml:space="preserve"> </w:t>
      </w:r>
      <w:r w:rsidR="00E86F45">
        <w:br w:type="page"/>
      </w:r>
    </w:p>
    <w:p w14:paraId="4CF06D08" w14:textId="7C91B309" w:rsidR="009232CA" w:rsidRPr="00256197" w:rsidRDefault="00BC2C8E" w:rsidP="003A6789">
      <w:pPr>
        <w:pStyle w:val="Heading1"/>
      </w:pPr>
      <w:r w:rsidRPr="00256197">
        <w:lastRenderedPageBreak/>
        <w:t>5</w:t>
      </w:r>
      <w:r w:rsidR="00872803" w:rsidRPr="00256197">
        <w:t xml:space="preserve">. </w:t>
      </w:r>
      <w:r w:rsidR="009232CA" w:rsidRPr="00256197">
        <w:t xml:space="preserve">Conclusion </w:t>
      </w:r>
    </w:p>
    <w:p w14:paraId="10ADA778" w14:textId="77CB2B2E" w:rsidR="008F2406" w:rsidRDefault="006B7622" w:rsidP="00B03562">
      <w:pPr>
        <w:jc w:val="both"/>
        <w:rPr>
          <w:rFonts w:cs="Times New Roman"/>
        </w:rPr>
      </w:pPr>
      <w:r>
        <w:rPr>
          <w:rFonts w:cs="Times New Roman"/>
        </w:rPr>
        <w:t xml:space="preserve">We have shown in this article how a spatially explicit risk-assessment framework can provide </w:t>
      </w:r>
      <w:del w:id="286" w:author="MKONDIWA, Maxwell (CIMMYT-India)" w:date="2024-05-14T11:11:00Z" w16du:dateUtc="2024-05-14T05:41:00Z">
        <w:r w:rsidDel="00F6728C">
          <w:rPr>
            <w:rFonts w:cs="Times New Roman"/>
          </w:rPr>
          <w:delText>evidences</w:delText>
        </w:r>
      </w:del>
      <w:ins w:id="287" w:author="MKONDIWA, Maxwell (CIMMYT-India)" w:date="2024-05-14T11:11:00Z" w16du:dateUtc="2024-05-14T05:41:00Z">
        <w:r w:rsidR="00F6728C">
          <w:rPr>
            <w:rFonts w:cs="Times New Roman"/>
          </w:rPr>
          <w:t>evidence</w:t>
        </w:r>
      </w:ins>
      <w:r>
        <w:rPr>
          <w:rFonts w:cs="Times New Roman"/>
        </w:rPr>
        <w:t xml:space="preserve"> on how different agronomic climate adaptation strategies can be adequately evaluated for risk</w:t>
      </w:r>
      <w:ins w:id="288" w:author="MKONDIWA, Maxwell (CIMMYT-India)" w:date="2024-05-13T22:13:00Z" w16du:dateUtc="2024-05-13T16:43:00Z">
        <w:r w:rsidR="00E66EC6">
          <w:rPr>
            <w:rFonts w:cs="Times New Roman"/>
          </w:rPr>
          <w:t>-</w:t>
        </w:r>
      </w:ins>
      <w:del w:id="289" w:author="MKONDIWA, Maxwell (CIMMYT-India)" w:date="2024-05-13T22:13:00Z" w16du:dateUtc="2024-05-13T16:43:00Z">
        <w:r w:rsidDel="00E66EC6">
          <w:rPr>
            <w:rFonts w:cs="Times New Roman"/>
          </w:rPr>
          <w:delText xml:space="preserve"> </w:delText>
        </w:r>
      </w:del>
      <w:r>
        <w:rPr>
          <w:rFonts w:cs="Times New Roman"/>
        </w:rPr>
        <w:t xml:space="preserve">averse farmers. </w:t>
      </w:r>
      <w:ins w:id="290" w:author="MKONDIWA, Maxwell (CIMMYT-India)" w:date="2024-05-13T21:52:00Z" w16du:dateUtc="2024-05-13T16:22:00Z">
        <w:r w:rsidR="008F22BC">
          <w:rPr>
            <w:rFonts w:cs="Times New Roman"/>
          </w:rPr>
          <w:t>This</w:t>
        </w:r>
      </w:ins>
      <w:del w:id="291" w:author="MKONDIWA, Maxwell (CIMMYT-India)" w:date="2024-05-13T21:52:00Z" w16du:dateUtc="2024-05-13T16:22:00Z">
        <w:r w:rsidR="00FD1478" w:rsidDel="008F22BC">
          <w:rPr>
            <w:rFonts w:cs="Times New Roman"/>
          </w:rPr>
          <w:delText>Our</w:delText>
        </w:r>
      </w:del>
      <w:r w:rsidR="00FD1478">
        <w:rPr>
          <w:rFonts w:cs="Times New Roman"/>
        </w:rPr>
        <w:t xml:space="preserve"> work </w:t>
      </w:r>
      <w:r w:rsidR="00F020F4">
        <w:rPr>
          <w:rFonts w:cs="Times New Roman"/>
        </w:rPr>
        <w:t>builds</w:t>
      </w:r>
      <w:r w:rsidR="00FD1478">
        <w:rPr>
          <w:rFonts w:cs="Times New Roman"/>
        </w:rPr>
        <w:t xml:space="preserve"> on a</w:t>
      </w:r>
      <w:r w:rsidR="00FD1478" w:rsidRPr="00256197">
        <w:rPr>
          <w:rFonts w:cs="Times New Roman"/>
        </w:rPr>
        <w:t xml:space="preserve">n approach proposed by </w:t>
      </w:r>
      <w:r w:rsidR="009F5123">
        <w:rPr>
          <w:rFonts w:cs="Times New Roman"/>
        </w:rPr>
        <w:fldChar w:fldCharType="begin"/>
      </w:r>
      <w:r w:rsidR="006E2621">
        <w:rPr>
          <w:rFonts w:cs="Times New Roman"/>
        </w:rPr>
        <w:instrText xml:space="preserve"> ADDIN EN.CITE &lt;EndNote&gt;&lt;Cite&gt;&lt;Author&gt;Hurley&lt;/Author&gt;&lt;Year&gt;2018&lt;/Year&gt;&lt;RecNum&gt;16&lt;/RecNum&gt;&lt;DisplayText&gt;(Hurley, Koo, &amp;amp;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del w:id="292" w:author="MKONDIWA, Maxwell (CIMMYT-India)" w:date="2024-05-13T20:35:00Z" w16du:dateUtc="2024-05-13T15:05:00Z">
        <w:r w:rsidR="006E2621" w:rsidDel="00D23E9C">
          <w:rPr>
            <w:rFonts w:cs="Times New Roman"/>
            <w:noProof/>
          </w:rPr>
          <w:delText>(</w:delText>
        </w:r>
      </w:del>
      <w:r w:rsidR="006E2621">
        <w:rPr>
          <w:rFonts w:cs="Times New Roman"/>
          <w:noProof/>
        </w:rPr>
        <w:t>Hurley</w:t>
      </w:r>
      <w:ins w:id="293" w:author="MKONDIWA, Maxwell (CIMMYT-India)" w:date="2024-05-13T20:35:00Z" w16du:dateUtc="2024-05-13T15:05:00Z">
        <w:r w:rsidR="00D23E9C">
          <w:rPr>
            <w:rFonts w:cs="Times New Roman"/>
            <w:noProof/>
          </w:rPr>
          <w:t xml:space="preserve"> et al (</w:t>
        </w:r>
      </w:ins>
      <w:del w:id="294" w:author="MKONDIWA, Maxwell (CIMMYT-India)" w:date="2024-05-13T20:35:00Z" w16du:dateUtc="2024-05-13T15:05:00Z">
        <w:r w:rsidR="006E2621" w:rsidDel="00D23E9C">
          <w:rPr>
            <w:rFonts w:cs="Times New Roman"/>
            <w:noProof/>
          </w:rPr>
          <w:delText xml:space="preserve">, Koo, &amp; Tesfaye, </w:delText>
        </w:r>
      </w:del>
      <w:r w:rsidR="006E2621">
        <w:rPr>
          <w:rFonts w:cs="Times New Roman"/>
          <w:noProof/>
        </w:rPr>
        <w:t>2018)</w:t>
      </w:r>
      <w:r w:rsidR="009F5123">
        <w:rPr>
          <w:rFonts w:cs="Times New Roman"/>
        </w:rPr>
        <w:fldChar w:fldCharType="end"/>
      </w:r>
      <w:r w:rsidR="009F5123">
        <w:rPr>
          <w:rFonts w:cs="Times New Roman"/>
        </w:rPr>
        <w:t xml:space="preserve"> </w:t>
      </w:r>
      <w:r w:rsidR="00FD1478">
        <w:rPr>
          <w:rFonts w:cs="Times New Roman"/>
        </w:rPr>
        <w:t>and uses</w:t>
      </w:r>
      <w:r w:rsidR="00FD1478" w:rsidRPr="00256197">
        <w:rPr>
          <w:rFonts w:cs="Times New Roman"/>
        </w:rPr>
        <w:t xml:space="preserve"> computational second order stochastic dominance to calculate lower and upper bounds for which any risk</w:t>
      </w:r>
      <w:ins w:id="295" w:author="MKONDIWA, Maxwell (CIMMYT-India)" w:date="2024-05-13T22:13:00Z" w16du:dateUtc="2024-05-13T16:43:00Z">
        <w:r w:rsidR="00E66EC6">
          <w:rPr>
            <w:rFonts w:cs="Times New Roman"/>
          </w:rPr>
          <w:t>-</w:t>
        </w:r>
      </w:ins>
      <w:del w:id="296" w:author="MKONDIWA, Maxwell (CIMMYT-India)" w:date="2024-05-13T22:13:00Z" w16du:dateUtc="2024-05-13T16:43:00Z">
        <w:r w:rsidR="00FD1478" w:rsidRPr="00256197" w:rsidDel="00E66EC6">
          <w:rPr>
            <w:rFonts w:cs="Times New Roman"/>
          </w:rPr>
          <w:delText xml:space="preserve"> </w:delText>
        </w:r>
      </w:del>
      <w:r w:rsidR="00FD1478" w:rsidRPr="00256197">
        <w:rPr>
          <w:rFonts w:cs="Times New Roman"/>
        </w:rPr>
        <w:t xml:space="preserve">averse farmer will be willing to adopt an alternative rice planting date strategy. </w:t>
      </w:r>
      <w:ins w:id="297" w:author="MKONDIWA, Maxwell (CIMMYT-India)" w:date="2024-05-13T21:52:00Z" w16du:dateUtc="2024-05-13T16:22:00Z">
        <w:r w:rsidR="008F22BC">
          <w:rPr>
            <w:rFonts w:cs="Times New Roman"/>
          </w:rPr>
          <w:t>The</w:t>
        </w:r>
      </w:ins>
      <w:del w:id="298" w:author="MKONDIWA, Maxwell (CIMMYT-India)" w:date="2024-05-13T21:52:00Z" w16du:dateUtc="2024-05-13T16:22:00Z">
        <w:r w:rsidR="00FD1478" w:rsidDel="008F22BC">
          <w:rPr>
            <w:rFonts w:cs="Times New Roman"/>
          </w:rPr>
          <w:delText>Our</w:delText>
        </w:r>
      </w:del>
      <w:r w:rsidR="00FD1478">
        <w:rPr>
          <w:rFonts w:cs="Times New Roman"/>
        </w:rPr>
        <w:t xml:space="preserve"> results</w:t>
      </w:r>
      <w:r>
        <w:rPr>
          <w:rFonts w:cs="Times New Roman"/>
        </w:rPr>
        <w:t xml:space="preserve"> </w:t>
      </w:r>
      <w:r w:rsidR="00FD1478">
        <w:rPr>
          <w:rFonts w:cs="Times New Roman"/>
        </w:rPr>
        <w:t xml:space="preserve">for the IGP provide further evidence </w:t>
      </w:r>
      <w:r>
        <w:rPr>
          <w:rFonts w:cs="Times New Roman"/>
        </w:rPr>
        <w:t xml:space="preserve">that </w:t>
      </w:r>
      <w:r w:rsidR="00FD1478">
        <w:rPr>
          <w:rFonts w:cs="Times New Roman"/>
        </w:rPr>
        <w:t>e</w:t>
      </w:r>
      <w:r w:rsidR="001D1265" w:rsidRPr="00256197">
        <w:rPr>
          <w:rFonts w:cs="Times New Roman"/>
        </w:rPr>
        <w:t>arly sowing</w:t>
      </w:r>
      <w:ins w:id="299" w:author="MKONDIWA, Maxwell (CIMMYT-India)" w:date="2024-05-14T11:12:00Z" w16du:dateUtc="2024-05-14T05:42:00Z">
        <w:r w:rsidR="00D85F45">
          <w:rPr>
            <w:rFonts w:cs="Times New Roman"/>
          </w:rPr>
          <w:t xml:space="preserve"> (at monsoon onset)</w:t>
        </w:r>
      </w:ins>
      <w:r w:rsidR="001D1265" w:rsidRPr="00256197">
        <w:rPr>
          <w:rFonts w:cs="Times New Roman"/>
        </w:rPr>
        <w:t xml:space="preserve"> of</w:t>
      </w:r>
      <w:r w:rsidR="00FD1478">
        <w:rPr>
          <w:rFonts w:cs="Times New Roman"/>
        </w:rPr>
        <w:t xml:space="preserve"> long duration</w:t>
      </w:r>
      <w:r w:rsidR="001D1265" w:rsidRPr="00256197">
        <w:rPr>
          <w:rFonts w:cs="Times New Roman"/>
        </w:rPr>
        <w:t xml:space="preserve"> rice </w:t>
      </w:r>
      <w:r w:rsidR="00FD1478">
        <w:rPr>
          <w:rFonts w:cs="Times New Roman"/>
        </w:rPr>
        <w:t xml:space="preserve">is a suitable </w:t>
      </w:r>
      <w:r w:rsidR="00722646" w:rsidRPr="00256197">
        <w:rPr>
          <w:rFonts w:cs="Times New Roman"/>
        </w:rPr>
        <w:t>strategy</w:t>
      </w:r>
      <w:ins w:id="300" w:author="MKONDIWA, Maxwell (CIMMYT-India)" w:date="2024-05-14T11:30:00Z" w16du:dateUtc="2024-05-14T06:00:00Z">
        <w:r w:rsidR="006C7E97">
          <w:rPr>
            <w:rFonts w:cs="Times New Roman"/>
          </w:rPr>
          <w:t xml:space="preserve"> (for 22% of the IGP)</w:t>
        </w:r>
      </w:ins>
      <w:r w:rsidR="00FD1478">
        <w:rPr>
          <w:rFonts w:cs="Times New Roman"/>
        </w:rPr>
        <w:t xml:space="preserve"> for</w:t>
      </w:r>
      <w:r w:rsidR="00722646" w:rsidRPr="00256197">
        <w:rPr>
          <w:rFonts w:cs="Times New Roman"/>
        </w:rPr>
        <w:t xml:space="preserve"> </w:t>
      </w:r>
      <w:r w:rsidR="00FD1478">
        <w:rPr>
          <w:rFonts w:cs="Times New Roman"/>
        </w:rPr>
        <w:t>risk</w:t>
      </w:r>
      <w:ins w:id="301" w:author="MKONDIWA, Maxwell (CIMMYT-India)" w:date="2024-05-13T22:13:00Z" w16du:dateUtc="2024-05-13T16:43:00Z">
        <w:r w:rsidR="00E66EC6">
          <w:rPr>
            <w:rFonts w:cs="Times New Roman"/>
          </w:rPr>
          <w:t>-</w:t>
        </w:r>
      </w:ins>
      <w:del w:id="302" w:author="MKONDIWA, Maxwell (CIMMYT-India)" w:date="2024-05-13T22:13:00Z" w16du:dateUtc="2024-05-13T16:43:00Z">
        <w:r w:rsidR="00FD1478" w:rsidDel="00E66EC6">
          <w:rPr>
            <w:rFonts w:cs="Times New Roman"/>
          </w:rPr>
          <w:delText xml:space="preserve"> </w:delText>
        </w:r>
      </w:del>
      <w:r w:rsidR="00FD1478">
        <w:rPr>
          <w:rFonts w:cs="Times New Roman"/>
        </w:rPr>
        <w:t>averse farmers</w:t>
      </w:r>
      <w:r w:rsidR="00722646" w:rsidRPr="00256197">
        <w:rPr>
          <w:rFonts w:cs="Times New Roman"/>
        </w:rPr>
        <w:t xml:space="preserve"> of</w:t>
      </w:r>
      <w:r w:rsidR="00FD1478">
        <w:rPr>
          <w:rFonts w:cs="Times New Roman"/>
        </w:rPr>
        <w:t xml:space="preserve"> the</w:t>
      </w:r>
      <w:r w:rsidR="00722646" w:rsidRPr="00256197">
        <w:rPr>
          <w:rFonts w:cs="Times New Roman"/>
        </w:rPr>
        <w:t xml:space="preserve"> rice-wheat rotation system in </w:t>
      </w:r>
      <w:del w:id="303" w:author="MKONDIWA, Maxwell (CIMMYT-India)" w:date="2024-05-14T11:12:00Z" w16du:dateUtc="2024-05-14T05:42:00Z">
        <w:r w:rsidR="00722646" w:rsidRPr="00256197" w:rsidDel="00D85F45">
          <w:rPr>
            <w:rFonts w:cs="Times New Roman"/>
          </w:rPr>
          <w:delText>Bihar</w:delText>
        </w:r>
        <w:r w:rsidR="00FD1478" w:rsidDel="00D85F45">
          <w:rPr>
            <w:rFonts w:cs="Times New Roman"/>
          </w:rPr>
          <w:delText xml:space="preserve"> </w:delText>
        </w:r>
      </w:del>
      <w:ins w:id="304" w:author="MKONDIWA, Maxwell (CIMMYT-India)" w:date="2024-05-14T11:12:00Z" w16du:dateUtc="2024-05-14T05:42:00Z">
        <w:r w:rsidR="00D85F45">
          <w:rPr>
            <w:rFonts w:cs="Times New Roman"/>
          </w:rPr>
          <w:t xml:space="preserve">eastern IGP (e.g., Bihar) </w:t>
        </w:r>
      </w:ins>
      <w:r w:rsidR="00FD1478">
        <w:rPr>
          <w:rFonts w:cs="Times New Roman"/>
        </w:rPr>
        <w:t>– while planting at state recommended dates and growing medium duration varieties is a better option in the Western and Middle IGP. Importantly, we also show that farmers in the Middle IGP have more flexibility to choose amongst competing options without jeopardizing incomes or increasing risks.</w:t>
      </w:r>
      <w:r w:rsidR="00D1440F" w:rsidRPr="00256197">
        <w:rPr>
          <w:rFonts w:cs="Times New Roman"/>
        </w:rPr>
        <w:t xml:space="preserve"> </w:t>
      </w:r>
      <w:r w:rsidR="00FD1478">
        <w:rPr>
          <w:rFonts w:cs="Times New Roman"/>
        </w:rPr>
        <w:t>With weather variability expected to further increase</w:t>
      </w:r>
      <w:r w:rsidR="007B019E">
        <w:rPr>
          <w:rFonts w:cs="Times New Roman"/>
        </w:rPr>
        <w:t xml:space="preserve"> globally and affecting smallholder farmers disproportionately</w:t>
      </w:r>
      <w:r w:rsidR="00FD1478">
        <w:rPr>
          <w:rFonts w:cs="Times New Roman"/>
        </w:rPr>
        <w:t xml:space="preserve">, </w:t>
      </w:r>
      <w:del w:id="305" w:author="MKONDIWA, Maxwell (CIMMYT-India)" w:date="2024-05-13T21:56:00Z" w16du:dateUtc="2024-05-13T16:26:00Z">
        <w:r w:rsidR="00FD1478" w:rsidDel="007E6BFB">
          <w:rPr>
            <w:rFonts w:cs="Times New Roman"/>
          </w:rPr>
          <w:delText xml:space="preserve">our </w:delText>
        </w:r>
      </w:del>
      <w:r w:rsidR="00FD1478">
        <w:rPr>
          <w:rFonts w:cs="Times New Roman"/>
        </w:rPr>
        <w:t>risk-assessment approach can provide a robust</w:t>
      </w:r>
      <w:r w:rsidR="000227BA">
        <w:rPr>
          <w:rFonts w:cs="Times New Roman"/>
        </w:rPr>
        <w:t xml:space="preserve"> and </w:t>
      </w:r>
      <w:ins w:id="306" w:author="MKONDIWA, Maxwell (CIMMYT-India)" w:date="2024-05-14T11:02:00Z" w16du:dateUtc="2024-05-14T05:32:00Z">
        <w:r w:rsidR="00C30A9B">
          <w:rPr>
            <w:rFonts w:cs="Times New Roman"/>
          </w:rPr>
          <w:t>partial</w:t>
        </w:r>
        <w:r w:rsidR="00055AD8">
          <w:rPr>
            <w:rFonts w:cs="Times New Roman"/>
          </w:rPr>
          <w:t xml:space="preserve"> </w:t>
        </w:r>
      </w:ins>
      <w:r w:rsidR="000227BA">
        <w:rPr>
          <w:rFonts w:cs="Times New Roman"/>
        </w:rPr>
        <w:t>climatic risk proofing</w:t>
      </w:r>
      <w:r w:rsidR="00FD1478">
        <w:rPr>
          <w:rFonts w:cs="Times New Roman"/>
        </w:rPr>
        <w:t xml:space="preserve"> framework for evaluating various competing climate adaptation options for risk</w:t>
      </w:r>
      <w:ins w:id="307" w:author="MKONDIWA, Maxwell (CIMMYT-India)" w:date="2024-05-13T22:13:00Z" w16du:dateUtc="2024-05-13T16:43:00Z">
        <w:r w:rsidR="00E66EC6">
          <w:rPr>
            <w:rFonts w:cs="Times New Roman"/>
          </w:rPr>
          <w:t>-</w:t>
        </w:r>
      </w:ins>
      <w:del w:id="308" w:author="MKONDIWA, Maxwell (CIMMYT-India)" w:date="2024-05-13T22:13:00Z" w16du:dateUtc="2024-05-13T16:43:00Z">
        <w:r w:rsidR="00FD1478" w:rsidDel="00E66EC6">
          <w:rPr>
            <w:rFonts w:cs="Times New Roman"/>
          </w:rPr>
          <w:delText xml:space="preserve"> </w:delText>
        </w:r>
      </w:del>
      <w:r w:rsidR="00FD1478">
        <w:rPr>
          <w:rFonts w:cs="Times New Roman"/>
        </w:rPr>
        <w:t xml:space="preserve">averse smallholder farmers that not only benefit from higher </w:t>
      </w:r>
      <w:r w:rsidR="00E021BB">
        <w:rPr>
          <w:rFonts w:cs="Times New Roman"/>
        </w:rPr>
        <w:t>long-term</w:t>
      </w:r>
      <w:r w:rsidR="00FD1478">
        <w:rPr>
          <w:rFonts w:cs="Times New Roman"/>
        </w:rPr>
        <w:t xml:space="preserve"> gains but also seek to minimize losses in any given year. </w:t>
      </w:r>
      <w:r w:rsidR="008F2406">
        <w:rPr>
          <w:rFonts w:cs="Times New Roman"/>
        </w:rPr>
        <w:br w:type="page"/>
      </w:r>
    </w:p>
    <w:p w14:paraId="1A5228F9" w14:textId="052B0D83" w:rsidR="008F2406" w:rsidRDefault="008F2406" w:rsidP="003A6789">
      <w:pPr>
        <w:pStyle w:val="Heading1"/>
      </w:pPr>
      <w:r>
        <w:lastRenderedPageBreak/>
        <w:t>Acknowledgement</w:t>
      </w:r>
      <w:r w:rsidR="006A4FDB">
        <w:t>s</w:t>
      </w:r>
    </w:p>
    <w:p w14:paraId="22DB69CE" w14:textId="16E684D2" w:rsidR="006A4FDB" w:rsidRDefault="006A4FDB" w:rsidP="006A4FDB">
      <w:r>
        <w:rPr>
          <w:rFonts w:ascii="Georgia" w:hAnsi="Georgia"/>
          <w:color w:val="1F1F1F"/>
        </w:rPr>
        <w:t>This study was conducted as part of the Cereal Systems Initiative for South Asia (CSISA; </w:t>
      </w:r>
      <w:hyperlink r:id="rId21" w:tgtFrame="_blank" w:history="1">
        <w:r>
          <w:rPr>
            <w:rStyle w:val="anchor-text"/>
            <w:rFonts w:ascii="Georgia" w:hAnsi="Georgia"/>
            <w:color w:val="0272B1"/>
          </w:rPr>
          <w:t>https://csisa.org/</w:t>
        </w:r>
      </w:hyperlink>
      <w:r>
        <w:rPr>
          <w:rFonts w:ascii="Georgia" w:hAnsi="Georgia"/>
          <w:color w:val="1F1F1F"/>
        </w:rPr>
        <w:t xml:space="preserve">) supported by the United States Agency for International Development (USAID) and Bill and Melinda Gates Foundation (BMGF). </w:t>
      </w:r>
      <w:r w:rsidR="006768E6">
        <w:rPr>
          <w:rFonts w:ascii="Georgia" w:hAnsi="Georgia"/>
          <w:color w:val="1F1F1F"/>
        </w:rPr>
        <w:t>We thank Terr</w:t>
      </w:r>
      <w:r w:rsidR="006D157D">
        <w:rPr>
          <w:rFonts w:ascii="Georgia" w:hAnsi="Georgia"/>
          <w:color w:val="1F1F1F"/>
        </w:rPr>
        <w:t>ance Hurley for sharing</w:t>
      </w:r>
      <w:r w:rsidR="00CC6488">
        <w:rPr>
          <w:rFonts w:ascii="Georgia" w:hAnsi="Georgia"/>
          <w:color w:val="1F1F1F"/>
        </w:rPr>
        <w:t xml:space="preserve"> the prototype</w:t>
      </w:r>
      <w:r w:rsidR="006D157D">
        <w:rPr>
          <w:rFonts w:ascii="Georgia" w:hAnsi="Georgia"/>
          <w:color w:val="1F1F1F"/>
        </w:rPr>
        <w:t xml:space="preserve"> </w:t>
      </w:r>
      <w:proofErr w:type="spellStart"/>
      <w:r w:rsidR="00CC6488">
        <w:rPr>
          <w:rFonts w:ascii="Georgia" w:hAnsi="Georgia"/>
          <w:color w:val="1F1F1F"/>
        </w:rPr>
        <w:t>M</w:t>
      </w:r>
      <w:r w:rsidR="006D157D">
        <w:rPr>
          <w:rFonts w:ascii="Georgia" w:hAnsi="Georgia"/>
          <w:color w:val="1F1F1F"/>
        </w:rPr>
        <w:t>atlab</w:t>
      </w:r>
      <w:proofErr w:type="spellEnd"/>
      <w:r w:rsidR="006D157D">
        <w:rPr>
          <w:rFonts w:ascii="Georgia" w:hAnsi="Georgia"/>
          <w:color w:val="1F1F1F"/>
        </w:rPr>
        <w:t xml:space="preserve"> code</w:t>
      </w:r>
      <w:r w:rsidR="00CC6488">
        <w:rPr>
          <w:rFonts w:ascii="Georgia" w:hAnsi="Georgia"/>
          <w:color w:val="1F1F1F"/>
        </w:rPr>
        <w:t xml:space="preserve"> </w:t>
      </w:r>
      <w:r w:rsidR="00FD2FDF">
        <w:rPr>
          <w:rFonts w:ascii="Georgia" w:hAnsi="Georgia"/>
          <w:color w:val="1F1F1F"/>
        </w:rPr>
        <w:t xml:space="preserve">for the </w:t>
      </w:r>
      <w:r w:rsidR="00CC6488">
        <w:rPr>
          <w:rFonts w:ascii="Georgia" w:hAnsi="Georgia"/>
          <w:color w:val="1F1F1F"/>
        </w:rPr>
        <w:t>computational risk model.</w:t>
      </w:r>
      <w:r w:rsidR="006D157D">
        <w:rPr>
          <w:rFonts w:ascii="Georgia" w:hAnsi="Georgia"/>
          <w:color w:val="1F1F1F"/>
        </w:rPr>
        <w:t xml:space="preserve"> </w:t>
      </w:r>
      <w:r w:rsidR="006768E6">
        <w:rPr>
          <w:rFonts w:ascii="Georgia" w:hAnsi="Georgia"/>
          <w:color w:val="1F1F1F"/>
        </w:rPr>
        <w:t xml:space="preserve"> </w:t>
      </w:r>
      <w:r>
        <w:rPr>
          <w:rFonts w:ascii="Georgia" w:hAnsi="Georgia"/>
          <w:color w:val="1F1F1F"/>
        </w:rPr>
        <w:t>The content and opinions expressed in this paper are those of the authors and do not necessarily reflect the views of USAID or BMGF.</w:t>
      </w:r>
    </w:p>
    <w:p w14:paraId="1A8A54E9" w14:textId="77777777" w:rsidR="006A4FDB" w:rsidRDefault="006A4FDB" w:rsidP="003A6789">
      <w:pPr>
        <w:pStyle w:val="Heading1"/>
      </w:pPr>
      <w:r>
        <w:t>Declaration of Competing Interest</w:t>
      </w:r>
    </w:p>
    <w:p w14:paraId="6A0627CB" w14:textId="0A660C77" w:rsidR="00EE4065" w:rsidRPr="00B03562" w:rsidRDefault="006A4FDB" w:rsidP="00B03562">
      <w:pPr>
        <w:rPr>
          <w:b/>
        </w:rPr>
      </w:pPr>
      <w:r>
        <w:t>The authors declare that they have no conflict of interest.</w:t>
      </w:r>
    </w:p>
    <w:p w14:paraId="7B9792E7" w14:textId="77777777" w:rsidR="0069438B" w:rsidRDefault="0069438B">
      <w:pPr>
        <w:spacing w:line="259" w:lineRule="auto"/>
        <w:rPr>
          <w:rFonts w:eastAsiaTheme="majorEastAsia" w:cstheme="majorBidi"/>
          <w:b/>
          <w:sz w:val="24"/>
          <w:szCs w:val="32"/>
        </w:rPr>
      </w:pPr>
      <w:r>
        <w:br w:type="page"/>
      </w:r>
    </w:p>
    <w:p w14:paraId="27CEA014" w14:textId="09E043D9" w:rsidR="00872803" w:rsidRPr="00256197" w:rsidRDefault="00872803" w:rsidP="003A6789">
      <w:pPr>
        <w:pStyle w:val="Heading1"/>
      </w:pPr>
      <w:r w:rsidRPr="00256197">
        <w:lastRenderedPageBreak/>
        <w:t xml:space="preserve">References </w:t>
      </w:r>
    </w:p>
    <w:p w14:paraId="5AB24BDA" w14:textId="77777777" w:rsidR="007B019E" w:rsidRDefault="007B019E" w:rsidP="00B202CF">
      <w:pPr>
        <w:rPr>
          <w:rFonts w:cs="Times New Roman"/>
        </w:rPr>
      </w:pPr>
    </w:p>
    <w:p w14:paraId="0B4CE85E" w14:textId="6D443776" w:rsidR="006E2621" w:rsidRPr="006E2621" w:rsidRDefault="007B019E" w:rsidP="006E2621">
      <w:pPr>
        <w:pStyle w:val="EndNoteBibliography"/>
        <w:spacing w:after="0"/>
        <w:ind w:left="720" w:hanging="720"/>
        <w:rPr>
          <w:noProof/>
        </w:rPr>
      </w:pPr>
      <w:r>
        <w:fldChar w:fldCharType="begin"/>
      </w:r>
      <w:r>
        <w:instrText xml:space="preserve"> ADDIN EN.REFLIST </w:instrText>
      </w:r>
      <w:r>
        <w:fldChar w:fldCharType="separate"/>
      </w:r>
      <w:r w:rsidR="006E2621" w:rsidRPr="006E2621">
        <w:rPr>
          <w:noProof/>
        </w:rPr>
        <w:t xml:space="preserve">Hurley, T., Koo, J., &amp; Tesfaye, K. (2018). Weather risk: how does it change the yield benefits of nitrogen fertilizer and improved maize varieties in sub-Saharan Africa? </w:t>
      </w:r>
      <w:r w:rsidR="006E2621" w:rsidRPr="006E2621">
        <w:rPr>
          <w:i/>
          <w:noProof/>
        </w:rPr>
        <w:t>Agricultural Economics</w:t>
      </w:r>
      <w:r w:rsidR="006E2621" w:rsidRPr="006E2621">
        <w:rPr>
          <w:noProof/>
        </w:rPr>
        <w:t>,</w:t>
      </w:r>
      <w:r w:rsidR="006E2621" w:rsidRPr="006E2621">
        <w:rPr>
          <w:i/>
          <w:noProof/>
        </w:rPr>
        <w:t xml:space="preserve"> 49</w:t>
      </w:r>
      <w:r w:rsidR="006E2621" w:rsidRPr="006E2621">
        <w:rPr>
          <w:noProof/>
        </w:rPr>
        <w:t xml:space="preserve">(6), 711-723. </w:t>
      </w:r>
      <w:hyperlink r:id="rId22" w:history="1">
        <w:r w:rsidR="006E2621" w:rsidRPr="006E2621">
          <w:rPr>
            <w:rStyle w:val="Hyperlink"/>
            <w:noProof/>
          </w:rPr>
          <w:t>https://doi.org/https://doi.org/10.1111/agec.12454</w:t>
        </w:r>
      </w:hyperlink>
      <w:r w:rsidR="006E2621" w:rsidRPr="006E2621">
        <w:rPr>
          <w:noProof/>
        </w:rPr>
        <w:t xml:space="preserve"> </w:t>
      </w:r>
    </w:p>
    <w:p w14:paraId="007413C2" w14:textId="60F000B5" w:rsidR="006E2621" w:rsidRPr="006E2621" w:rsidRDefault="006E2621" w:rsidP="006E2621">
      <w:pPr>
        <w:pStyle w:val="EndNoteBibliography"/>
        <w:spacing w:after="0"/>
        <w:ind w:left="720" w:hanging="720"/>
        <w:rPr>
          <w:noProof/>
        </w:rPr>
      </w:pPr>
      <w:r w:rsidRPr="006E2621">
        <w:rPr>
          <w:noProof/>
        </w:rPr>
        <w:t xml:space="preserve">Iizumi, T., Yokozawa, M., &amp; Nishimori, M. (2009). Parameter estimation and uncertainty analysis of a large-scale crop model for paddy rice: Application of a Bayesian approach. </w:t>
      </w:r>
      <w:r w:rsidRPr="006E2621">
        <w:rPr>
          <w:i/>
          <w:noProof/>
        </w:rPr>
        <w:t>Agricultural and Forest Meteorology</w:t>
      </w:r>
      <w:r w:rsidRPr="006E2621">
        <w:rPr>
          <w:noProof/>
        </w:rPr>
        <w:t>,</w:t>
      </w:r>
      <w:r w:rsidRPr="006E2621">
        <w:rPr>
          <w:i/>
          <w:noProof/>
        </w:rPr>
        <w:t xml:space="preserve"> 149</w:t>
      </w:r>
      <w:r w:rsidRPr="006E2621">
        <w:rPr>
          <w:noProof/>
        </w:rPr>
        <w:t xml:space="preserve">(2), 333-348. </w:t>
      </w:r>
      <w:hyperlink r:id="rId23" w:history="1">
        <w:r w:rsidRPr="006E2621">
          <w:rPr>
            <w:rStyle w:val="Hyperlink"/>
            <w:noProof/>
          </w:rPr>
          <w:t>https://doi.org/https://doi.org/10.1016/j.agrformet.2008.08.015</w:t>
        </w:r>
      </w:hyperlink>
      <w:r w:rsidRPr="006E2621">
        <w:rPr>
          <w:noProof/>
        </w:rPr>
        <w:t xml:space="preserve"> </w:t>
      </w:r>
    </w:p>
    <w:p w14:paraId="675E3775" w14:textId="77777777" w:rsidR="006E2621" w:rsidRPr="006E2621" w:rsidRDefault="006E2621" w:rsidP="006E2621">
      <w:pPr>
        <w:pStyle w:val="EndNoteBibliography"/>
        <w:spacing w:after="0"/>
        <w:ind w:left="720" w:hanging="720"/>
        <w:rPr>
          <w:noProof/>
        </w:rPr>
      </w:pPr>
      <w:r w:rsidRPr="006E2621">
        <w:rPr>
          <w:noProof/>
        </w:rPr>
        <w:t xml:space="preserve">IPCC. (2022). </w:t>
      </w:r>
      <w:r w:rsidRPr="006E2621">
        <w:rPr>
          <w:i/>
          <w:noProof/>
        </w:rPr>
        <w:t>Summary for policymakers</w:t>
      </w:r>
      <w:r w:rsidRPr="006E2621">
        <w:rPr>
          <w:noProof/>
        </w:rPr>
        <w:t xml:space="preserve"> (C. U. Press, Ed.). Intergovernmental Panel on Climate Change. </w:t>
      </w:r>
    </w:p>
    <w:p w14:paraId="437EF566" w14:textId="15E4CA40" w:rsidR="006E2621" w:rsidRPr="006E2621" w:rsidRDefault="006E2621" w:rsidP="006E2621">
      <w:pPr>
        <w:pStyle w:val="EndNoteBibliography"/>
        <w:spacing w:after="0"/>
        <w:ind w:left="720" w:hanging="720"/>
        <w:rPr>
          <w:noProof/>
        </w:rPr>
      </w:pPr>
      <w:r w:rsidRPr="006E2621">
        <w:rPr>
          <w:noProof/>
        </w:rPr>
        <w:t xml:space="preserve">Ishtiaque, A., Singh, S., Lobell, D., Balwinder, S., Fishman, R., &amp; Jain, M. (2022). Prior crop season management constrains farmer adaptation to warming temperatures: Evidence from the Indo-Gangetic Plains. </w:t>
      </w:r>
      <w:r w:rsidRPr="006E2621">
        <w:rPr>
          <w:i/>
          <w:noProof/>
        </w:rPr>
        <w:t>Science of The Total Environment</w:t>
      </w:r>
      <w:r w:rsidRPr="006E2621">
        <w:rPr>
          <w:noProof/>
        </w:rPr>
        <w:t>,</w:t>
      </w:r>
      <w:r w:rsidRPr="006E2621">
        <w:rPr>
          <w:i/>
          <w:noProof/>
        </w:rPr>
        <w:t xml:space="preserve"> 807</w:t>
      </w:r>
      <w:r w:rsidRPr="006E2621">
        <w:rPr>
          <w:noProof/>
        </w:rPr>
        <w:t xml:space="preserve">, 151671. </w:t>
      </w:r>
      <w:hyperlink r:id="rId24" w:history="1">
        <w:r w:rsidRPr="006E2621">
          <w:rPr>
            <w:rStyle w:val="Hyperlink"/>
            <w:noProof/>
          </w:rPr>
          <w:t>https://doi.org/https://doi.org/10.1016/j.scitotenv.2021.151671</w:t>
        </w:r>
      </w:hyperlink>
      <w:r w:rsidRPr="006E2621">
        <w:rPr>
          <w:noProof/>
        </w:rPr>
        <w:t xml:space="preserve"> </w:t>
      </w:r>
    </w:p>
    <w:p w14:paraId="3E0DE85D" w14:textId="26E213CD" w:rsidR="006E2621" w:rsidRPr="006E2621" w:rsidRDefault="006E2621" w:rsidP="006E2621">
      <w:pPr>
        <w:pStyle w:val="EndNoteBibliography"/>
        <w:spacing w:after="0"/>
        <w:ind w:left="720" w:hanging="720"/>
        <w:rPr>
          <w:noProof/>
        </w:rPr>
      </w:pPr>
      <w:r w:rsidRPr="006E2621">
        <w:rPr>
          <w:noProof/>
        </w:rPr>
        <w:t xml:space="preserve">Kakraliya, S. K., Jat, H. S., Singh, I., Sapkota, T. B., Singh, L. K., Sutaliya, J. M., Sharma, P. C., Jat, R. D., Choudhary, M., Lopez-Ridaura, S., &amp; Jat, M. L. (2018). Performance of portfolios of climate smart agriculture practices in a rice-wheat system of western Indo-Gangetic plains. </w:t>
      </w:r>
      <w:r w:rsidRPr="006E2621">
        <w:rPr>
          <w:i/>
          <w:noProof/>
        </w:rPr>
        <w:t>Agricultural Water Management</w:t>
      </w:r>
      <w:r w:rsidRPr="006E2621">
        <w:rPr>
          <w:noProof/>
        </w:rPr>
        <w:t>,</w:t>
      </w:r>
      <w:r w:rsidRPr="006E2621">
        <w:rPr>
          <w:i/>
          <w:noProof/>
        </w:rPr>
        <w:t xml:space="preserve"> 202</w:t>
      </w:r>
      <w:r w:rsidRPr="006E2621">
        <w:rPr>
          <w:noProof/>
        </w:rPr>
        <w:t xml:space="preserve">, 122-133. </w:t>
      </w:r>
      <w:hyperlink r:id="rId25" w:history="1">
        <w:r w:rsidRPr="006E2621">
          <w:rPr>
            <w:rStyle w:val="Hyperlink"/>
            <w:noProof/>
          </w:rPr>
          <w:t>https://doi.org/https://doi.org/10.1016/j.agwat.2018.02.020</w:t>
        </w:r>
      </w:hyperlink>
      <w:r w:rsidRPr="006E2621">
        <w:rPr>
          <w:noProof/>
        </w:rPr>
        <w:t xml:space="preserve"> </w:t>
      </w:r>
    </w:p>
    <w:p w14:paraId="023C808F" w14:textId="0D8DBD9E" w:rsidR="006E2621" w:rsidRPr="006E2621" w:rsidRDefault="006E2621" w:rsidP="006E2621">
      <w:pPr>
        <w:pStyle w:val="EndNoteBibliography"/>
        <w:spacing w:after="0"/>
        <w:ind w:left="720" w:hanging="720"/>
        <w:rPr>
          <w:noProof/>
        </w:rPr>
      </w:pPr>
      <w:r w:rsidRPr="006E2621">
        <w:rPr>
          <w:noProof/>
        </w:rPr>
        <w:t xml:space="preserve">Levy, H. (2016). </w:t>
      </w:r>
      <w:r w:rsidRPr="006E2621">
        <w:rPr>
          <w:i/>
          <w:noProof/>
        </w:rPr>
        <w:t>Stochastic Dominance</w:t>
      </w:r>
      <w:r w:rsidRPr="006E2621">
        <w:rPr>
          <w:noProof/>
        </w:rPr>
        <w:t xml:space="preserve">. Springer Cham. </w:t>
      </w:r>
      <w:hyperlink r:id="rId26" w:history="1">
        <w:r w:rsidRPr="006E2621">
          <w:rPr>
            <w:rStyle w:val="Hyperlink"/>
            <w:noProof/>
          </w:rPr>
          <w:t>https://doi.org/https://doi.org/10.1007/978-3-319-21708-6</w:t>
        </w:r>
      </w:hyperlink>
      <w:r w:rsidRPr="006E2621">
        <w:rPr>
          <w:noProof/>
        </w:rPr>
        <w:t xml:space="preserve"> </w:t>
      </w:r>
    </w:p>
    <w:p w14:paraId="57DFAF2F" w14:textId="280438DB" w:rsidR="006E2621" w:rsidRPr="006E2621" w:rsidRDefault="006E2621" w:rsidP="006E2621">
      <w:pPr>
        <w:pStyle w:val="EndNoteBibliography"/>
        <w:spacing w:after="0"/>
        <w:ind w:left="720" w:hanging="720"/>
        <w:rPr>
          <w:noProof/>
        </w:rPr>
      </w:pPr>
      <w:r w:rsidRPr="006E2621">
        <w:rPr>
          <w:noProof/>
        </w:rPr>
        <w:t xml:space="preserve">Markowitz, H. M. (1959). </w:t>
      </w:r>
      <w:r w:rsidRPr="006E2621">
        <w:rPr>
          <w:i/>
          <w:noProof/>
        </w:rPr>
        <w:t>Portfolio Selection</w:t>
      </w:r>
      <w:r w:rsidRPr="006E2621">
        <w:rPr>
          <w:noProof/>
        </w:rPr>
        <w:t xml:space="preserve">. Yale University Press. </w:t>
      </w:r>
      <w:hyperlink r:id="rId27" w:history="1">
        <w:r w:rsidRPr="006E2621">
          <w:rPr>
            <w:rStyle w:val="Hyperlink"/>
            <w:noProof/>
          </w:rPr>
          <w:t>https://doi.org/doi:10.12987/9780300191677</w:t>
        </w:r>
      </w:hyperlink>
      <w:r w:rsidRPr="006E2621">
        <w:rPr>
          <w:noProof/>
        </w:rPr>
        <w:t xml:space="preserve"> </w:t>
      </w:r>
    </w:p>
    <w:p w14:paraId="0EB1A666" w14:textId="740535B9" w:rsidR="006E2621" w:rsidRPr="006E2621" w:rsidRDefault="006E2621" w:rsidP="006E2621">
      <w:pPr>
        <w:pStyle w:val="EndNoteBibliography"/>
        <w:spacing w:after="0"/>
        <w:ind w:left="720" w:hanging="720"/>
        <w:rPr>
          <w:noProof/>
        </w:rPr>
      </w:pPr>
      <w:r w:rsidRPr="006E2621">
        <w:rPr>
          <w:noProof/>
        </w:rPr>
        <w:t xml:space="preserve">McDonald, A. J., Balwinder, S., Keil, A., Srivastava, A., Craufurd, P., Kishore, A., Kumar, V., Paudel, G., Singh, S., Singh, A. K., Sohane, R. K., &amp; Malik, R. K. (2022). Time management governs climate resilience and productivity in the coupled rice–wheat cropping systems of eastern India. </w:t>
      </w:r>
      <w:r w:rsidRPr="006E2621">
        <w:rPr>
          <w:i/>
          <w:noProof/>
        </w:rPr>
        <w:t>Nature Food</w:t>
      </w:r>
      <w:r w:rsidRPr="006E2621">
        <w:rPr>
          <w:noProof/>
        </w:rPr>
        <w:t>,</w:t>
      </w:r>
      <w:r w:rsidRPr="006E2621">
        <w:rPr>
          <w:i/>
          <w:noProof/>
        </w:rPr>
        <w:t xml:space="preserve"> 3</w:t>
      </w:r>
      <w:r w:rsidRPr="006E2621">
        <w:rPr>
          <w:noProof/>
        </w:rPr>
        <w:t xml:space="preserve">(7), 542-551. </w:t>
      </w:r>
      <w:hyperlink r:id="rId28" w:history="1">
        <w:r w:rsidRPr="006E2621">
          <w:rPr>
            <w:rStyle w:val="Hyperlink"/>
            <w:noProof/>
          </w:rPr>
          <w:t>https://doi.org/10.1038/s43016-022-00549-0</w:t>
        </w:r>
      </w:hyperlink>
      <w:r w:rsidRPr="006E2621">
        <w:rPr>
          <w:noProof/>
        </w:rPr>
        <w:t xml:space="preserve"> </w:t>
      </w:r>
    </w:p>
    <w:p w14:paraId="5A96F883" w14:textId="4E3CAF11" w:rsidR="006E2621" w:rsidRPr="006E2621" w:rsidRDefault="006E2621" w:rsidP="006E2621">
      <w:pPr>
        <w:pStyle w:val="EndNoteBibliography"/>
        <w:spacing w:after="0"/>
        <w:ind w:left="720" w:hanging="720"/>
        <w:rPr>
          <w:noProof/>
        </w:rPr>
      </w:pPr>
      <w:r w:rsidRPr="006E2621">
        <w:rPr>
          <w:noProof/>
        </w:rPr>
        <w:t xml:space="preserve">Meyer, J. (1977). Second Degree Stochastic Dominance with Respect to a Function. </w:t>
      </w:r>
      <w:r w:rsidRPr="006E2621">
        <w:rPr>
          <w:i/>
          <w:noProof/>
        </w:rPr>
        <w:t>International Economic Review</w:t>
      </w:r>
      <w:r w:rsidRPr="006E2621">
        <w:rPr>
          <w:noProof/>
        </w:rPr>
        <w:t>,</w:t>
      </w:r>
      <w:r w:rsidRPr="006E2621">
        <w:rPr>
          <w:i/>
          <w:noProof/>
        </w:rPr>
        <w:t xml:space="preserve"> 18</w:t>
      </w:r>
      <w:r w:rsidRPr="006E2621">
        <w:rPr>
          <w:noProof/>
        </w:rPr>
        <w:t xml:space="preserve">(2), 477-487. </w:t>
      </w:r>
      <w:hyperlink r:id="rId29" w:history="1">
        <w:r w:rsidRPr="006E2621">
          <w:rPr>
            <w:rStyle w:val="Hyperlink"/>
            <w:noProof/>
          </w:rPr>
          <w:t>https://EconPapers.repec.org/RePEc:ier:iecrev:v:18:y:1977:i:2:p:477-87</w:t>
        </w:r>
      </w:hyperlink>
      <w:r w:rsidRPr="006E2621">
        <w:rPr>
          <w:noProof/>
        </w:rPr>
        <w:t xml:space="preserve"> </w:t>
      </w:r>
    </w:p>
    <w:p w14:paraId="4C06A97D" w14:textId="6D7DFF39" w:rsidR="006E2621" w:rsidRPr="006E2621" w:rsidRDefault="006E2621" w:rsidP="006E2621">
      <w:pPr>
        <w:pStyle w:val="EndNoteBibliography"/>
        <w:spacing w:after="0"/>
        <w:ind w:left="720" w:hanging="720"/>
        <w:rPr>
          <w:noProof/>
        </w:rPr>
      </w:pPr>
      <w:r w:rsidRPr="006E2621">
        <w:rPr>
          <w:noProof/>
        </w:rPr>
        <w:t xml:space="preserve">Montes, C., Urfels, A., Han, E., &amp; Balwinder-Singh. (2023). Planting Rice at Monsoon Onset Could Mitigate the Impact of Temperature Stress on Rice&amp;ndash;Wheat Systems of Bihar, India. </w:t>
      </w:r>
      <w:r w:rsidRPr="006E2621">
        <w:rPr>
          <w:i/>
          <w:noProof/>
        </w:rPr>
        <w:t>Atmosphere</w:t>
      </w:r>
      <w:r w:rsidRPr="006E2621">
        <w:rPr>
          <w:noProof/>
        </w:rPr>
        <w:t>,</w:t>
      </w:r>
      <w:r w:rsidRPr="006E2621">
        <w:rPr>
          <w:i/>
          <w:noProof/>
        </w:rPr>
        <w:t xml:space="preserve"> 14</w:t>
      </w:r>
      <w:r w:rsidRPr="006E2621">
        <w:rPr>
          <w:noProof/>
        </w:rPr>
        <w:t xml:space="preserve">(1), 40. </w:t>
      </w:r>
      <w:hyperlink r:id="rId30" w:history="1">
        <w:r w:rsidRPr="006E2621">
          <w:rPr>
            <w:rStyle w:val="Hyperlink"/>
            <w:noProof/>
          </w:rPr>
          <w:t>https://www.mdpi.com/2073-4433/14/1/40</w:t>
        </w:r>
      </w:hyperlink>
      <w:r w:rsidRPr="006E2621">
        <w:rPr>
          <w:noProof/>
        </w:rPr>
        <w:t xml:space="preserve"> </w:t>
      </w:r>
    </w:p>
    <w:p w14:paraId="6EE8AE54" w14:textId="07A924A8" w:rsidR="006E2621" w:rsidRPr="006E2621" w:rsidRDefault="006E2621" w:rsidP="006E2621">
      <w:pPr>
        <w:pStyle w:val="EndNoteBibliography"/>
        <w:spacing w:after="0"/>
        <w:ind w:left="720" w:hanging="720"/>
        <w:rPr>
          <w:noProof/>
        </w:rPr>
      </w:pPr>
      <w:r w:rsidRPr="006E2621">
        <w:rPr>
          <w:noProof/>
        </w:rPr>
        <w:t xml:space="preserve">Nalley, L. L., &amp; Barkley, A. P. (2010). Using Portfolio Theory to Enhance Wheat Yield Stability in Low-Income Nations: An Application in the Yaqui Valley of Northwestern Mexico. </w:t>
      </w:r>
      <w:r w:rsidRPr="006E2621">
        <w:rPr>
          <w:i/>
          <w:noProof/>
        </w:rPr>
        <w:t>Journal of Agricultural and Resource Economics</w:t>
      </w:r>
      <w:r w:rsidRPr="006E2621">
        <w:rPr>
          <w:noProof/>
        </w:rPr>
        <w:t>,</w:t>
      </w:r>
      <w:r w:rsidRPr="006E2621">
        <w:rPr>
          <w:i/>
          <w:noProof/>
        </w:rPr>
        <w:t xml:space="preserve"> 35</w:t>
      </w:r>
      <w:r w:rsidRPr="006E2621">
        <w:rPr>
          <w:noProof/>
        </w:rPr>
        <w:t xml:space="preserve">(2), 334-347. Retrieved 2010-08, from </w:t>
      </w:r>
      <w:hyperlink r:id="rId31" w:history="1">
        <w:r w:rsidRPr="006E2621">
          <w:rPr>
            <w:rStyle w:val="Hyperlink"/>
            <w:noProof/>
          </w:rPr>
          <w:t>https://ageconsearch.umn.edu/record/93223/files/JARE_Aug2010__10_pp334-347.pdf</w:t>
        </w:r>
      </w:hyperlink>
      <w:r w:rsidRPr="006E2621">
        <w:rPr>
          <w:noProof/>
        </w:rPr>
        <w:t xml:space="preserve"> </w:t>
      </w:r>
    </w:p>
    <w:p w14:paraId="7EE49466" w14:textId="754C8FB1" w:rsidR="006E2621" w:rsidRPr="006E2621" w:rsidRDefault="006E2621" w:rsidP="006E2621">
      <w:pPr>
        <w:pStyle w:val="EndNoteBibliography"/>
        <w:spacing w:after="0"/>
        <w:ind w:left="720" w:hanging="720"/>
        <w:rPr>
          <w:noProof/>
        </w:rPr>
      </w:pPr>
      <w:r w:rsidRPr="006E2621">
        <w:rPr>
          <w:noProof/>
        </w:rPr>
        <w:t xml:space="preserve">Newport, D., Lobell, D. B., Balwinder, S., Srivastava, A. K., Rao, P., Umashaanker, M., Malik, R. K., McDonald, A., &amp; Jain, M. (2020). Factors Constraining Timely Sowing of Wheat as an Adaptation to Climate Change in Eastern India. </w:t>
      </w:r>
      <w:r w:rsidRPr="006E2621">
        <w:rPr>
          <w:i/>
          <w:noProof/>
        </w:rPr>
        <w:t>Weather, Climate, and Society</w:t>
      </w:r>
      <w:r w:rsidRPr="006E2621">
        <w:rPr>
          <w:noProof/>
        </w:rPr>
        <w:t>,</w:t>
      </w:r>
      <w:r w:rsidRPr="006E2621">
        <w:rPr>
          <w:i/>
          <w:noProof/>
        </w:rPr>
        <w:t xml:space="preserve"> 12</w:t>
      </w:r>
      <w:r w:rsidRPr="006E2621">
        <w:rPr>
          <w:noProof/>
        </w:rPr>
        <w:t xml:space="preserve">(3), 515-528. </w:t>
      </w:r>
      <w:hyperlink r:id="rId32" w:history="1">
        <w:r w:rsidRPr="006E2621">
          <w:rPr>
            <w:rStyle w:val="Hyperlink"/>
            <w:noProof/>
          </w:rPr>
          <w:t>https://doi.org/https://doi.org/10.1175/WCAS-D-19-0122.1</w:t>
        </w:r>
      </w:hyperlink>
      <w:r w:rsidRPr="006E2621">
        <w:rPr>
          <w:noProof/>
        </w:rPr>
        <w:t xml:space="preserve"> </w:t>
      </w:r>
    </w:p>
    <w:p w14:paraId="55D66407" w14:textId="0630178F" w:rsidR="006E2621" w:rsidRPr="006E2621" w:rsidRDefault="006E2621" w:rsidP="006E2621">
      <w:pPr>
        <w:pStyle w:val="EndNoteBibliography"/>
        <w:spacing w:after="0"/>
        <w:ind w:left="720" w:hanging="720"/>
        <w:rPr>
          <w:noProof/>
        </w:rPr>
      </w:pPr>
      <w:r w:rsidRPr="006E2621">
        <w:rPr>
          <w:noProof/>
        </w:rPr>
        <w:t xml:space="preserve">Rosenzweig, C., Jones, J. W., Hatfield, J. L., Ruane, A. C., Boote, K. J., Thorburn, P., Antle, J. M., Nelson, G. C., Porter, C., Janssen, S., Asseng, S., Basso, B., Ewert, F., Wallach, D., Baigorria, G., &amp; Winter, J. M. (2013). The Agricultural Model Intercomparison and Improvement Project (AgMIP): Protocols and pilot studies. </w:t>
      </w:r>
      <w:r w:rsidRPr="006E2621">
        <w:rPr>
          <w:i/>
          <w:noProof/>
        </w:rPr>
        <w:t>Agricultural and Forest Meteorology</w:t>
      </w:r>
      <w:r w:rsidRPr="006E2621">
        <w:rPr>
          <w:noProof/>
        </w:rPr>
        <w:t>,</w:t>
      </w:r>
      <w:r w:rsidRPr="006E2621">
        <w:rPr>
          <w:i/>
          <w:noProof/>
        </w:rPr>
        <w:t xml:space="preserve"> 170</w:t>
      </w:r>
      <w:r w:rsidRPr="006E2621">
        <w:rPr>
          <w:noProof/>
        </w:rPr>
        <w:t xml:space="preserve">, 166-182. </w:t>
      </w:r>
      <w:hyperlink r:id="rId33" w:history="1">
        <w:r w:rsidRPr="006E2621">
          <w:rPr>
            <w:rStyle w:val="Hyperlink"/>
            <w:noProof/>
          </w:rPr>
          <w:t>https://doi.org/https://doi.org/10.1016/j.agrformet.2012.09.011</w:t>
        </w:r>
      </w:hyperlink>
      <w:r w:rsidRPr="006E2621">
        <w:rPr>
          <w:noProof/>
        </w:rPr>
        <w:t xml:space="preserve"> </w:t>
      </w:r>
    </w:p>
    <w:p w14:paraId="23B55E6A" w14:textId="5CD21A13" w:rsidR="006E2621" w:rsidRPr="006E2621" w:rsidRDefault="006E2621" w:rsidP="006E2621">
      <w:pPr>
        <w:pStyle w:val="EndNoteBibliography"/>
        <w:spacing w:after="0"/>
        <w:ind w:left="720" w:hanging="720"/>
        <w:rPr>
          <w:noProof/>
        </w:rPr>
      </w:pPr>
      <w:r w:rsidRPr="006E2621">
        <w:rPr>
          <w:noProof/>
        </w:rPr>
        <w:t xml:space="preserve">Ruzzante, S., Labarta, R., &amp; Bilton, A. (2021). Adoption of agricultural technology in the developing world: A meta-analysis of the empirical literature. </w:t>
      </w:r>
      <w:r w:rsidRPr="006E2621">
        <w:rPr>
          <w:i/>
          <w:noProof/>
        </w:rPr>
        <w:t>World Development</w:t>
      </w:r>
      <w:r w:rsidRPr="006E2621">
        <w:rPr>
          <w:noProof/>
        </w:rPr>
        <w:t>,</w:t>
      </w:r>
      <w:r w:rsidRPr="006E2621">
        <w:rPr>
          <w:i/>
          <w:noProof/>
        </w:rPr>
        <w:t xml:space="preserve"> 146</w:t>
      </w:r>
      <w:r w:rsidRPr="006E2621">
        <w:rPr>
          <w:noProof/>
        </w:rPr>
        <w:t xml:space="preserve">, 105599. </w:t>
      </w:r>
      <w:hyperlink r:id="rId34" w:history="1">
        <w:r w:rsidRPr="006E2621">
          <w:rPr>
            <w:rStyle w:val="Hyperlink"/>
            <w:noProof/>
          </w:rPr>
          <w:t>https://doi.org/https://doi.org/10.1016/j.worlddev.2021.105599</w:t>
        </w:r>
      </w:hyperlink>
      <w:r w:rsidRPr="006E2621">
        <w:rPr>
          <w:noProof/>
        </w:rPr>
        <w:t xml:space="preserve"> </w:t>
      </w:r>
    </w:p>
    <w:p w14:paraId="3D6EFFBC" w14:textId="27E070CF" w:rsidR="006E2621" w:rsidRPr="006E2621" w:rsidRDefault="006E2621" w:rsidP="006E2621">
      <w:pPr>
        <w:pStyle w:val="EndNoteBibliography"/>
        <w:spacing w:after="0"/>
        <w:ind w:left="720" w:hanging="720"/>
        <w:rPr>
          <w:noProof/>
        </w:rPr>
      </w:pPr>
      <w:r w:rsidRPr="006E2621">
        <w:rPr>
          <w:noProof/>
        </w:rPr>
        <w:t xml:space="preserve">Shah, T., Ul Hassan, M., Khattak, M. Z., Banerjee, P. S., Singh, O. P., &amp; Rehman, S. U. (2009). Is Irrigation Water Free? A Reality Check in the Indo-Gangetic Basin. </w:t>
      </w:r>
      <w:r w:rsidRPr="006E2621">
        <w:rPr>
          <w:i/>
          <w:noProof/>
        </w:rPr>
        <w:t>World Development</w:t>
      </w:r>
      <w:r w:rsidRPr="006E2621">
        <w:rPr>
          <w:noProof/>
        </w:rPr>
        <w:t>,</w:t>
      </w:r>
      <w:r w:rsidRPr="006E2621">
        <w:rPr>
          <w:i/>
          <w:noProof/>
        </w:rPr>
        <w:t xml:space="preserve"> 37</w:t>
      </w:r>
      <w:r w:rsidRPr="006E2621">
        <w:rPr>
          <w:noProof/>
        </w:rPr>
        <w:t xml:space="preserve">(2), 422-434. </w:t>
      </w:r>
      <w:hyperlink r:id="rId35" w:history="1">
        <w:r w:rsidRPr="006E2621">
          <w:rPr>
            <w:rStyle w:val="Hyperlink"/>
            <w:noProof/>
          </w:rPr>
          <w:t>https://doi.org/https://doi.org/10.1016/j.worlddev.2008.05.008</w:t>
        </w:r>
      </w:hyperlink>
      <w:r w:rsidRPr="006E2621">
        <w:rPr>
          <w:noProof/>
        </w:rPr>
        <w:t xml:space="preserve"> </w:t>
      </w:r>
    </w:p>
    <w:p w14:paraId="275AC8C1" w14:textId="00898A48" w:rsidR="006E2621" w:rsidRPr="006E2621" w:rsidRDefault="006E2621" w:rsidP="006E2621">
      <w:pPr>
        <w:pStyle w:val="EndNoteBibliography"/>
        <w:spacing w:after="0"/>
        <w:ind w:left="720" w:hanging="720"/>
        <w:rPr>
          <w:noProof/>
        </w:rPr>
      </w:pPr>
      <w:r w:rsidRPr="006E2621">
        <w:rPr>
          <w:noProof/>
        </w:rPr>
        <w:lastRenderedPageBreak/>
        <w:t xml:space="preserve">Suri, T. (2011). Selection and Comparative Advantage in Technology Adoption. </w:t>
      </w:r>
      <w:r w:rsidRPr="006E2621">
        <w:rPr>
          <w:i/>
          <w:noProof/>
        </w:rPr>
        <w:t>Econometrica</w:t>
      </w:r>
      <w:r w:rsidRPr="006E2621">
        <w:rPr>
          <w:noProof/>
        </w:rPr>
        <w:t>,</w:t>
      </w:r>
      <w:r w:rsidRPr="006E2621">
        <w:rPr>
          <w:i/>
          <w:noProof/>
        </w:rPr>
        <w:t xml:space="preserve"> 79</w:t>
      </w:r>
      <w:r w:rsidRPr="006E2621">
        <w:rPr>
          <w:noProof/>
        </w:rPr>
        <w:t xml:space="preserve">(1), 159-209. </w:t>
      </w:r>
      <w:hyperlink r:id="rId36" w:history="1">
        <w:r w:rsidRPr="006E2621">
          <w:rPr>
            <w:rStyle w:val="Hyperlink"/>
            <w:noProof/>
          </w:rPr>
          <w:t>https://doi.org/https://doi.org/10.3982/ECTA7749</w:t>
        </w:r>
      </w:hyperlink>
      <w:r w:rsidRPr="006E2621">
        <w:rPr>
          <w:noProof/>
        </w:rPr>
        <w:t xml:space="preserve"> </w:t>
      </w:r>
    </w:p>
    <w:p w14:paraId="65B28E87" w14:textId="2DEA1950" w:rsidR="006E2621" w:rsidRPr="006E2621" w:rsidRDefault="006E2621" w:rsidP="006E2621">
      <w:pPr>
        <w:pStyle w:val="EndNoteBibliography"/>
        <w:spacing w:after="0"/>
        <w:ind w:left="720" w:hanging="720"/>
        <w:rPr>
          <w:noProof/>
        </w:rPr>
      </w:pPr>
      <w:r w:rsidRPr="006E2621">
        <w:rPr>
          <w:noProof/>
        </w:rPr>
        <w:t xml:space="preserve">Tesfaye, K., Khatri-Chhetri, A., Aggarwal, P. K., Mequanint, F., Shirsath, P. B., Stirling, C. M., Jat, M. L., Rahut, D. B., &amp; Erenstein, O. (2019). Assessing climate adaptation options for cereal-based systems in the eastern Indo-Gangetic Plains, South Asia. </w:t>
      </w:r>
      <w:r w:rsidRPr="006E2621">
        <w:rPr>
          <w:i/>
          <w:noProof/>
        </w:rPr>
        <w:t>The Journal of Agricultural Science</w:t>
      </w:r>
      <w:r w:rsidRPr="006E2621">
        <w:rPr>
          <w:noProof/>
        </w:rPr>
        <w:t>,</w:t>
      </w:r>
      <w:r w:rsidRPr="006E2621">
        <w:rPr>
          <w:i/>
          <w:noProof/>
        </w:rPr>
        <w:t xml:space="preserve"> 157</w:t>
      </w:r>
      <w:r w:rsidRPr="006E2621">
        <w:rPr>
          <w:noProof/>
        </w:rPr>
        <w:t xml:space="preserve">(3), 189-210. </w:t>
      </w:r>
      <w:hyperlink r:id="rId37" w:history="1">
        <w:r w:rsidRPr="006E2621">
          <w:rPr>
            <w:rStyle w:val="Hyperlink"/>
            <w:noProof/>
          </w:rPr>
          <w:t>https://doi.org/10.1017/S0021859619000492</w:t>
        </w:r>
      </w:hyperlink>
      <w:r w:rsidRPr="006E2621">
        <w:rPr>
          <w:noProof/>
        </w:rPr>
        <w:t xml:space="preserve"> </w:t>
      </w:r>
    </w:p>
    <w:p w14:paraId="65FCD521" w14:textId="1BF3910C" w:rsidR="006E2621" w:rsidRPr="006E2621" w:rsidRDefault="006E2621" w:rsidP="006E2621">
      <w:pPr>
        <w:pStyle w:val="EndNoteBibliography"/>
        <w:spacing w:after="0"/>
        <w:ind w:left="720" w:hanging="720"/>
        <w:rPr>
          <w:noProof/>
        </w:rPr>
      </w:pPr>
      <w:r w:rsidRPr="006E2621">
        <w:rPr>
          <w:noProof/>
        </w:rPr>
        <w:t xml:space="preserve">Urfels, A., Mausch, K., Harris, D., McDonald, A. J., Kishore, A., Balwinder, S., van Halsema, G., Struik, P. C., Craufurd, P., Foster, T., Singh, V., &amp; Krupnik, T. J. (2023). Farm size limits agriculture's poverty reduction potential in Eastern India even with irrigation-led intensification. </w:t>
      </w:r>
      <w:r w:rsidRPr="006E2621">
        <w:rPr>
          <w:i/>
          <w:noProof/>
        </w:rPr>
        <w:t>Agricultural Systems</w:t>
      </w:r>
      <w:r w:rsidRPr="006E2621">
        <w:rPr>
          <w:noProof/>
        </w:rPr>
        <w:t>,</w:t>
      </w:r>
      <w:r w:rsidRPr="006E2621">
        <w:rPr>
          <w:i/>
          <w:noProof/>
        </w:rPr>
        <w:t xml:space="preserve"> 207</w:t>
      </w:r>
      <w:r w:rsidRPr="006E2621">
        <w:rPr>
          <w:noProof/>
        </w:rPr>
        <w:t xml:space="preserve">, 103618. </w:t>
      </w:r>
      <w:hyperlink r:id="rId38" w:history="1">
        <w:r w:rsidRPr="006E2621">
          <w:rPr>
            <w:rStyle w:val="Hyperlink"/>
            <w:noProof/>
          </w:rPr>
          <w:t>https://doi.org/https://doi.org/10.1016/j.agsy.2023.103618</w:t>
        </w:r>
      </w:hyperlink>
      <w:r w:rsidRPr="006E2621">
        <w:rPr>
          <w:noProof/>
        </w:rPr>
        <w:t xml:space="preserve"> </w:t>
      </w:r>
    </w:p>
    <w:p w14:paraId="58F5B998" w14:textId="0ED6A8CA" w:rsidR="006E2621" w:rsidRPr="006E2621" w:rsidRDefault="006E2621" w:rsidP="006E2621">
      <w:pPr>
        <w:pStyle w:val="EndNoteBibliography"/>
        <w:spacing w:after="0"/>
        <w:ind w:left="720" w:hanging="720"/>
        <w:rPr>
          <w:noProof/>
        </w:rPr>
      </w:pPr>
      <w:r w:rsidRPr="006E2621">
        <w:rPr>
          <w:noProof/>
        </w:rPr>
        <w:t xml:space="preserve">Urfels, A., McDonald, A. J., Krupnik, T. J., &amp; van Oel, P. R. (2020). Drivers of groundwater utilization in water-limited rice production systems in Nepal. </w:t>
      </w:r>
      <w:r w:rsidRPr="006E2621">
        <w:rPr>
          <w:i/>
          <w:noProof/>
        </w:rPr>
        <w:t>Water International</w:t>
      </w:r>
      <w:r w:rsidRPr="006E2621">
        <w:rPr>
          <w:noProof/>
        </w:rPr>
        <w:t>,</w:t>
      </w:r>
      <w:r w:rsidRPr="006E2621">
        <w:rPr>
          <w:i/>
          <w:noProof/>
        </w:rPr>
        <w:t xml:space="preserve"> 45</w:t>
      </w:r>
      <w:r w:rsidRPr="006E2621">
        <w:rPr>
          <w:noProof/>
        </w:rPr>
        <w:t xml:space="preserve">(1), 39-59. </w:t>
      </w:r>
      <w:hyperlink r:id="rId39" w:history="1">
        <w:r w:rsidRPr="006E2621">
          <w:rPr>
            <w:rStyle w:val="Hyperlink"/>
            <w:noProof/>
          </w:rPr>
          <w:t>https://doi.org/10.1080/02508060.2019.1708172</w:t>
        </w:r>
      </w:hyperlink>
      <w:r w:rsidRPr="006E2621">
        <w:rPr>
          <w:noProof/>
        </w:rPr>
        <w:t xml:space="preserve"> </w:t>
      </w:r>
    </w:p>
    <w:p w14:paraId="3FBAE036" w14:textId="781992D4" w:rsidR="006E2621" w:rsidRPr="006E2621" w:rsidRDefault="006E2621" w:rsidP="006E2621">
      <w:pPr>
        <w:pStyle w:val="EndNoteBibliography"/>
        <w:spacing w:after="0"/>
        <w:ind w:left="720" w:hanging="720"/>
        <w:rPr>
          <w:noProof/>
        </w:rPr>
      </w:pPr>
      <w:r w:rsidRPr="006E2621">
        <w:rPr>
          <w:noProof/>
        </w:rPr>
        <w:t xml:space="preserve">Urfels, A., McDonald, A. J., van Halsema, G., Struik, P. C., Kumar, P., Malik, R. K., Poonia, S. P., Balwinder, S., Singh, D. K., Singh, M., &amp; Krupnik, T. J. (2021). Social-ecological analysis of timely rice planting in Eastern India. </w:t>
      </w:r>
      <w:r w:rsidRPr="006E2621">
        <w:rPr>
          <w:i/>
          <w:noProof/>
        </w:rPr>
        <w:t>Agronomy for Sustainable Development</w:t>
      </w:r>
      <w:r w:rsidRPr="006E2621">
        <w:rPr>
          <w:noProof/>
        </w:rPr>
        <w:t>,</w:t>
      </w:r>
      <w:r w:rsidRPr="006E2621">
        <w:rPr>
          <w:i/>
          <w:noProof/>
        </w:rPr>
        <w:t xml:space="preserve"> 41</w:t>
      </w:r>
      <w:r w:rsidRPr="006E2621">
        <w:rPr>
          <w:noProof/>
        </w:rPr>
        <w:t xml:space="preserve">(2), 14. </w:t>
      </w:r>
      <w:hyperlink r:id="rId40" w:history="1">
        <w:r w:rsidRPr="006E2621">
          <w:rPr>
            <w:rStyle w:val="Hyperlink"/>
            <w:noProof/>
          </w:rPr>
          <w:t>https://doi.org/10.1007/s13593-021-00668-1</w:t>
        </w:r>
      </w:hyperlink>
      <w:r w:rsidRPr="006E2621">
        <w:rPr>
          <w:noProof/>
        </w:rPr>
        <w:t xml:space="preserve"> </w:t>
      </w:r>
    </w:p>
    <w:p w14:paraId="6A287694" w14:textId="4A3AB40D" w:rsidR="006E2621" w:rsidRPr="006E2621" w:rsidRDefault="006E2621" w:rsidP="006E2621">
      <w:pPr>
        <w:pStyle w:val="EndNoteBibliography"/>
        <w:spacing w:after="0"/>
        <w:ind w:left="720" w:hanging="720"/>
        <w:rPr>
          <w:noProof/>
        </w:rPr>
      </w:pPr>
      <w:r w:rsidRPr="006E2621">
        <w:rPr>
          <w:noProof/>
        </w:rPr>
        <w:t xml:space="preserve">Urfels, A., Montes, C., Balwinder, S., van Halsema, G., Struik, P. C., Krupnik, T. J., &amp; McDonald, A. J. (2022). Climate adaptive rice planting strategies diverge across environmental gradients in the Indo-Gangetic Plains. </w:t>
      </w:r>
      <w:r w:rsidRPr="006E2621">
        <w:rPr>
          <w:i/>
          <w:noProof/>
        </w:rPr>
        <w:t>Environmental Research Letters</w:t>
      </w:r>
      <w:r w:rsidRPr="006E2621">
        <w:rPr>
          <w:noProof/>
        </w:rPr>
        <w:t>,</w:t>
      </w:r>
      <w:r w:rsidRPr="006E2621">
        <w:rPr>
          <w:i/>
          <w:noProof/>
        </w:rPr>
        <w:t xml:space="preserve"> 17</w:t>
      </w:r>
      <w:r w:rsidRPr="006E2621">
        <w:rPr>
          <w:noProof/>
        </w:rPr>
        <w:t xml:space="preserve">(12), 124030. </w:t>
      </w:r>
      <w:hyperlink r:id="rId41" w:history="1">
        <w:r w:rsidRPr="006E2621">
          <w:rPr>
            <w:rStyle w:val="Hyperlink"/>
            <w:noProof/>
          </w:rPr>
          <w:t>https://doi.org/10.1088/1748-9326/aca5a2</w:t>
        </w:r>
      </w:hyperlink>
      <w:r w:rsidRPr="006E2621">
        <w:rPr>
          <w:noProof/>
        </w:rPr>
        <w:t xml:space="preserve"> </w:t>
      </w:r>
    </w:p>
    <w:p w14:paraId="568AACD8" w14:textId="33695354" w:rsidR="006E2621" w:rsidRPr="006E2621" w:rsidRDefault="006E2621" w:rsidP="006E2621">
      <w:pPr>
        <w:pStyle w:val="EndNoteBibliography"/>
        <w:ind w:left="720" w:hanging="720"/>
        <w:rPr>
          <w:noProof/>
        </w:rPr>
      </w:pPr>
      <w:r w:rsidRPr="006E2621">
        <w:rPr>
          <w:noProof/>
        </w:rPr>
        <w:t xml:space="preserve">Wang, X., Folberth, C., Skalsky, R., Wang, S., Chen, B., Liu, Y., Chen, J., &amp; Balkovic, J. (2022). Crop calendar optimization for climate change adaptation in rice-based multiple cropping systems of India and Bangladesh. </w:t>
      </w:r>
      <w:r w:rsidRPr="006E2621">
        <w:rPr>
          <w:i/>
          <w:noProof/>
        </w:rPr>
        <w:t>Agricultural and Forest Meteorology</w:t>
      </w:r>
      <w:r w:rsidRPr="006E2621">
        <w:rPr>
          <w:noProof/>
        </w:rPr>
        <w:t>,</w:t>
      </w:r>
      <w:r w:rsidRPr="006E2621">
        <w:rPr>
          <w:i/>
          <w:noProof/>
        </w:rPr>
        <w:t xml:space="preserve"> 315</w:t>
      </w:r>
      <w:r w:rsidRPr="006E2621">
        <w:rPr>
          <w:noProof/>
        </w:rPr>
        <w:t xml:space="preserve">, 108830. </w:t>
      </w:r>
      <w:hyperlink r:id="rId42" w:history="1">
        <w:r w:rsidRPr="006E2621">
          <w:rPr>
            <w:rStyle w:val="Hyperlink"/>
            <w:noProof/>
          </w:rPr>
          <w:t>https://doi.org/https://doi.org/10.1016/j.agrformet.2022.108830</w:t>
        </w:r>
      </w:hyperlink>
      <w:r w:rsidRPr="006E2621">
        <w:rPr>
          <w:noProof/>
        </w:rPr>
        <w:t xml:space="preserve"> </w:t>
      </w:r>
    </w:p>
    <w:p w14:paraId="42082368" w14:textId="34E88031" w:rsidR="007B019E" w:rsidRPr="00B03562" w:rsidRDefault="007B019E" w:rsidP="00D5110A">
      <w:pPr>
        <w:pStyle w:val="EndNoteBibliography"/>
        <w:spacing w:line="360" w:lineRule="auto"/>
        <w:ind w:left="720" w:hanging="720"/>
        <w:rPr>
          <w:noProof/>
        </w:rPr>
      </w:pPr>
      <w:r>
        <w:fldChar w:fldCharType="end"/>
      </w:r>
      <w:r w:rsidR="003972F8">
        <w:rPr>
          <w:noProof/>
        </w:rPr>
        <w:t xml:space="preserve">Wang, </w:t>
      </w:r>
      <w:r w:rsidR="00B4317D">
        <w:rPr>
          <w:noProof/>
        </w:rPr>
        <w:t>X., Wang, S., Folbe</w:t>
      </w:r>
      <w:r w:rsidR="001B0543">
        <w:rPr>
          <w:noProof/>
        </w:rPr>
        <w:t>rth, C., Skalsky, R., Li, H., Liu, Y., and Balkovic, J. 2024. “Limiting global warming to 2</w:t>
      </w:r>
      <w:r w:rsidR="00814A40">
        <w:rPr>
          <w:noProof/>
        </w:rPr>
        <w:t xml:space="preserve"> </w:t>
      </w:r>
      <w:r w:rsidR="00491084">
        <w:rPr>
          <w:noProof/>
          <w:vertAlign w:val="superscript"/>
        </w:rPr>
        <w:t>o</w:t>
      </w:r>
      <w:r w:rsidR="00814A40">
        <w:rPr>
          <w:noProof/>
        </w:rPr>
        <w:t xml:space="preserve">C benefits </w:t>
      </w:r>
      <w:r w:rsidR="006B235C">
        <w:rPr>
          <w:noProof/>
        </w:rPr>
        <w:t>building climate resilience in rice-wheat systems in India through crop calendar management.”</w:t>
      </w:r>
      <w:r w:rsidR="00491084">
        <w:rPr>
          <w:noProof/>
        </w:rPr>
        <w:t xml:space="preserve"> </w:t>
      </w:r>
      <w:r w:rsidR="00491084" w:rsidRPr="00D5110A">
        <w:rPr>
          <w:i/>
          <w:iCs/>
          <w:noProof/>
        </w:rPr>
        <w:t>Agricultural Systems</w:t>
      </w:r>
      <w:r w:rsidR="00491084">
        <w:rPr>
          <w:noProof/>
        </w:rPr>
        <w:t xml:space="preserve"> 213: 103806. Doi: </w:t>
      </w:r>
      <w:hyperlink r:id="rId43" w:tgtFrame="_blank" w:tooltip="Persistent link using digital object identifier" w:history="1">
        <w:r w:rsidR="005121DC" w:rsidRPr="00D5110A">
          <w:rPr>
            <w:noProof/>
          </w:rPr>
          <w:t>https://doi.org/10.1016/j.agsy.2023.103806</w:t>
        </w:r>
      </w:hyperlink>
      <w:r w:rsidR="005121DC">
        <w:rPr>
          <w:noProof/>
        </w:rPr>
        <w:t xml:space="preserve">. </w:t>
      </w:r>
    </w:p>
    <w:sectPr w:rsidR="007B019E" w:rsidRPr="00B03562" w:rsidSect="00E95E2F">
      <w:footerReference w:type="default" r:id="rId44"/>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4" w:author="MKONDIWA, Maxwell (CIMMYT-India)" w:date="2023-08-13T09:46:00Z" w:initials="MM(I">
    <w:p w14:paraId="4178344E" w14:textId="5A387877" w:rsidR="00F53458" w:rsidRDefault="00F53458" w:rsidP="00F53458">
      <w:pPr>
        <w:pStyle w:val="CommentText"/>
      </w:pPr>
      <w:r>
        <w:rPr>
          <w:rStyle w:val="CommentReference"/>
        </w:rPr>
        <w:annotationRef/>
      </w:r>
      <w:r>
        <w:t>Anton to add more</w:t>
      </w:r>
    </w:p>
  </w:comment>
  <w:comment w:id="156" w:author="Urfels, Anton (IRRI)" w:date="2023-10-06T23:57:00Z" w:initials="a">
    <w:p w14:paraId="3B7B590C" w14:textId="77777777" w:rsidR="00F53458" w:rsidRDefault="00F53458" w:rsidP="00F53458">
      <w:r>
        <w:rPr>
          <w:rStyle w:val="CommentReference"/>
        </w:rPr>
        <w:annotationRef/>
      </w:r>
      <w:r>
        <w:rPr>
          <w:sz w:val="20"/>
          <w:szCs w:val="20"/>
          <w:lang w:val="en-US"/>
        </w:rPr>
        <w:t xml:space="preserve">This would need a bit more detail. We can just mention what we assume per state for a m3 or something alike.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178344E" w15:done="1"/>
  <w15:commentEx w15:paraId="3B7B59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031CF0E" w16cex:dateUtc="2023-08-13T04:16:00Z"/>
  <w16cex:commentExtensible w16cex:durableId="76BFAF32" w16cex:dateUtc="2023-10-06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178344E" w16cid:durableId="1031CF0E"/>
  <w16cid:commentId w16cid:paraId="3B7B590C" w16cid:durableId="76BFAF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F9FCF" w14:textId="77777777" w:rsidR="00C24269" w:rsidRDefault="00C24269" w:rsidP="009232CA">
      <w:pPr>
        <w:spacing w:after="0" w:line="240" w:lineRule="auto"/>
      </w:pPr>
      <w:r>
        <w:separator/>
      </w:r>
    </w:p>
  </w:endnote>
  <w:endnote w:type="continuationSeparator" w:id="0">
    <w:p w14:paraId="797DE5ED" w14:textId="77777777" w:rsidR="00C24269" w:rsidRDefault="00C24269" w:rsidP="009232CA">
      <w:pPr>
        <w:spacing w:after="0" w:line="240" w:lineRule="auto"/>
      </w:pPr>
      <w:r>
        <w:continuationSeparator/>
      </w:r>
    </w:p>
  </w:endnote>
  <w:endnote w:type="continuationNotice" w:id="1">
    <w:p w14:paraId="5FE6C08B" w14:textId="77777777" w:rsidR="00C24269" w:rsidRDefault="00C242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FC7AD" w14:textId="77777777" w:rsidR="00C24269" w:rsidRDefault="00C24269" w:rsidP="009232CA">
      <w:pPr>
        <w:spacing w:after="0" w:line="240" w:lineRule="auto"/>
      </w:pPr>
      <w:r>
        <w:separator/>
      </w:r>
    </w:p>
  </w:footnote>
  <w:footnote w:type="continuationSeparator" w:id="0">
    <w:p w14:paraId="5C487486" w14:textId="77777777" w:rsidR="00C24269" w:rsidRDefault="00C24269" w:rsidP="009232CA">
      <w:pPr>
        <w:spacing w:after="0" w:line="240" w:lineRule="auto"/>
      </w:pPr>
      <w:r>
        <w:continuationSeparator/>
      </w:r>
    </w:p>
  </w:footnote>
  <w:footnote w:type="continuationNotice" w:id="1">
    <w:p w14:paraId="58CFA007" w14:textId="77777777" w:rsidR="00C24269" w:rsidRDefault="00C24269">
      <w:pPr>
        <w:spacing w:after="0" w:line="240" w:lineRule="auto"/>
      </w:pPr>
    </w:p>
  </w:footnote>
  <w:footnote w:id="2">
    <w:p w14:paraId="07631502" w14:textId="53F8D21E" w:rsidR="001138C2" w:rsidRPr="00B03562" w:rsidRDefault="001138C2">
      <w:pPr>
        <w:pStyle w:val="FootnoteText"/>
        <w:rPr>
          <w:lang w:val="en-US"/>
        </w:rPr>
      </w:pPr>
      <w:r>
        <w:rPr>
          <w:rStyle w:val="FootnoteReference"/>
        </w:rPr>
        <w:footnoteRef/>
      </w:r>
      <w:r>
        <w:t xml:space="preserve"> </w:t>
      </w:r>
      <w:r>
        <w:rPr>
          <w:lang w:val="en-US"/>
        </w:rPr>
        <w:t>A similar</w:t>
      </w:r>
      <w:r w:rsidR="00F241DA">
        <w:rPr>
          <w:lang w:val="en-US"/>
        </w:rPr>
        <w:t xml:space="preserve"> computational</w:t>
      </w:r>
      <w:r>
        <w:rPr>
          <w:lang w:val="en-US"/>
        </w:rPr>
        <w:t xml:space="preserve"> willingness to pay bounds </w:t>
      </w:r>
      <w:r w:rsidR="006D31D6">
        <w:rPr>
          <w:lang w:val="en-US"/>
        </w:rPr>
        <w:t>approach to second order stochastic dominance is used in the</w:t>
      </w:r>
      <w:r w:rsidR="00F241DA">
        <w:rPr>
          <w:lang w:val="en-US"/>
        </w:rPr>
        <w:t xml:space="preserve"> finance</w:t>
      </w:r>
      <w:r w:rsidR="006D31D6">
        <w:rPr>
          <w:lang w:val="en-US"/>
        </w:rPr>
        <w:t xml:space="preserve"> literature to evaluate </w:t>
      </w:r>
      <w:r w:rsidR="007814A1">
        <w:rPr>
          <w:lang w:val="en-US"/>
        </w:rPr>
        <w:t>put and call options (</w:t>
      </w:r>
      <w:r w:rsidR="007A3527">
        <w:rPr>
          <w:lang w:val="en-US"/>
        </w:rPr>
        <w:t>for details, see Levy 1985</w:t>
      </w:r>
      <w:r w:rsidR="00F241DA">
        <w:rPr>
          <w:lang w:val="en-US"/>
        </w:rPr>
        <w:t xml:space="preserve">). </w:t>
      </w:r>
    </w:p>
  </w:footnote>
  <w:footnote w:id="3">
    <w:p w14:paraId="4A3CA739" w14:textId="3BAD412F" w:rsidR="00997DA3" w:rsidRPr="00997DA3" w:rsidRDefault="00997DA3">
      <w:pPr>
        <w:pStyle w:val="FootnoteText"/>
        <w:rPr>
          <w:lang w:val="en-US"/>
          <w:rPrChange w:id="108" w:author="MKONDIWA, Maxwell (CIMMYT-India)" w:date="2024-05-13T22:42:00Z" w16du:dateUtc="2024-05-13T17:12:00Z">
            <w:rPr/>
          </w:rPrChange>
        </w:rPr>
      </w:pPr>
      <w:ins w:id="109" w:author="MKONDIWA, Maxwell (CIMMYT-India)" w:date="2024-05-13T22:42:00Z" w16du:dateUtc="2024-05-13T17:12:00Z">
        <w:r>
          <w:rPr>
            <w:rStyle w:val="FootnoteReference"/>
          </w:rPr>
          <w:footnoteRef/>
        </w:r>
        <w:r>
          <w:t xml:space="preserve"> </w:t>
        </w:r>
        <w:r w:rsidR="008B160B">
          <w:rPr>
            <w:lang w:val="en-US"/>
          </w:rPr>
          <w:t>Partial profit=</w:t>
        </w:r>
      </w:ins>
      <w:ins w:id="110" w:author="MKONDIWA, Maxwell (CIMMYT-India)" w:date="2024-05-13T22:43:00Z" w16du:dateUtc="2024-05-13T17:13:00Z">
        <w:r w:rsidR="008B160B">
          <w:rPr>
            <w:lang w:val="en-US"/>
          </w:rPr>
          <w:t xml:space="preserve">crop yield x </w:t>
        </w:r>
        <w:r w:rsidR="006E066C">
          <w:rPr>
            <w:lang w:val="en-US"/>
          </w:rPr>
          <w:t xml:space="preserve">crop </w:t>
        </w:r>
        <w:r w:rsidR="008B160B">
          <w:rPr>
            <w:lang w:val="en-US"/>
          </w:rPr>
          <w:t>price -</w:t>
        </w:r>
        <w:r w:rsidR="006E066C">
          <w:rPr>
            <w:lang w:val="en-US"/>
          </w:rPr>
          <w:t xml:space="preserve">irrigation cost. </w:t>
        </w:r>
      </w:ins>
    </w:p>
  </w:footnote>
  <w:footnote w:id="4">
    <w:p w14:paraId="3A4202CD" w14:textId="03D59978" w:rsidR="00492F2B" w:rsidRPr="00D5110A" w:rsidRDefault="00492F2B">
      <w:pPr>
        <w:pStyle w:val="FootnoteText"/>
        <w:rPr>
          <w:lang w:val="en-US"/>
        </w:rPr>
      </w:pPr>
      <w:r>
        <w:rPr>
          <w:rStyle w:val="FootnoteReference"/>
        </w:rPr>
        <w:footnoteRef/>
      </w:r>
      <w:r>
        <w:t xml:space="preserve"> </w:t>
      </w:r>
      <w:r>
        <w:rPr>
          <w:lang w:val="en-US"/>
        </w:rPr>
        <w:t>R and octave code to replicate the analyses</w:t>
      </w:r>
      <w:r w:rsidR="005C4494">
        <w:rPr>
          <w:lang w:val="en-US"/>
        </w:rPr>
        <w:t xml:space="preserve"> for a subset of the data are available here: </w:t>
      </w:r>
      <w:hyperlink r:id="rId1" w:history="1">
        <w:r w:rsidR="00165E84" w:rsidRPr="00FD1231">
          <w:rPr>
            <w:rStyle w:val="Hyperlink"/>
            <w:lang w:val="en-US"/>
          </w:rPr>
          <w:t>https://eia2030-ex-ante.github.io/WTP_Bounds_SOSD_Risk_Model/</w:t>
        </w:r>
      </w:hyperlink>
      <w:r w:rsidR="00165E84">
        <w:rPr>
          <w:lang w:val="en-US"/>
        </w:rPr>
        <w:t xml:space="preserve">. </w:t>
      </w:r>
    </w:p>
  </w:footnote>
  <w:footnote w:id="5">
    <w:p w14:paraId="0613EA7E" w14:textId="77777777" w:rsidR="00F53458" w:rsidRPr="00163A20" w:rsidRDefault="00F53458" w:rsidP="00F53458">
      <w:pPr>
        <w:pStyle w:val="FootnoteText"/>
        <w:rPr>
          <w:lang w:val="en-US"/>
        </w:rPr>
      </w:pPr>
      <w:r>
        <w:rPr>
          <w:rStyle w:val="FootnoteReference"/>
        </w:rPr>
        <w:footnoteRef/>
      </w:r>
      <w:r>
        <w:t xml:space="preserve"> </w:t>
      </w:r>
      <w:r>
        <w:rPr>
          <w:lang w:val="en-US"/>
        </w:rPr>
        <w:t xml:space="preserve">The gridded APSIM crop simulation model setup and results are available here: </w:t>
      </w:r>
      <w:hyperlink r:id="rId2" w:history="1">
        <w:r w:rsidRPr="00DB1593">
          <w:rPr>
            <w:rStyle w:val="Hyperlink"/>
            <w:lang w:val="en-US"/>
          </w:rPr>
          <w:t>https://git.wageningenur.nl/urfel001/igp-simulation-setup</w:t>
        </w:r>
      </w:hyperlink>
      <w:r>
        <w:rPr>
          <w:lang w:val="en-US"/>
        </w:rPr>
        <w:t xml:space="preserve">. </w:t>
      </w:r>
    </w:p>
  </w:footnote>
  <w:footnote w:id="6">
    <w:p w14:paraId="29CC3DAD" w14:textId="6AA0B4AA" w:rsidR="002D5D93" w:rsidRPr="00D5110A" w:rsidRDefault="002D5D93">
      <w:pPr>
        <w:pStyle w:val="FootnoteText"/>
        <w:rPr>
          <w:lang w:val="en-US"/>
        </w:rPr>
      </w:pPr>
      <w:r>
        <w:rPr>
          <w:rStyle w:val="FootnoteReference"/>
        </w:rPr>
        <w:footnoteRef/>
      </w:r>
      <w:r>
        <w:t xml:space="preserve"> </w:t>
      </w:r>
      <w:r w:rsidR="00305297">
        <w:t xml:space="preserve">We did robustness analyses with farmer practice as baseline in a limited geographical space. </w:t>
      </w:r>
      <w:r>
        <w:rPr>
          <w:lang w:val="en-US"/>
        </w:rPr>
        <w:t>Th</w:t>
      </w:r>
      <w:r w:rsidR="00305297">
        <w:rPr>
          <w:lang w:val="en-US"/>
        </w:rPr>
        <w:t>e</w:t>
      </w:r>
      <w:r>
        <w:rPr>
          <w:lang w:val="en-US"/>
        </w:rPr>
        <w:t xml:space="preserve"> decision </w:t>
      </w:r>
      <w:r w:rsidR="00305297">
        <w:rPr>
          <w:lang w:val="en-US"/>
        </w:rPr>
        <w:t xml:space="preserve">of </w:t>
      </w:r>
      <w:r w:rsidR="003F7042">
        <w:rPr>
          <w:lang w:val="en-US"/>
        </w:rPr>
        <w:t xml:space="preserve">which scenario to use as the </w:t>
      </w:r>
      <w:r w:rsidR="00305297">
        <w:rPr>
          <w:lang w:val="en-US"/>
        </w:rPr>
        <w:t xml:space="preserve">baseline does </w:t>
      </w:r>
      <w:r>
        <w:rPr>
          <w:lang w:val="en-US"/>
        </w:rPr>
        <w:t>not alter the</w:t>
      </w:r>
      <w:r w:rsidR="00305297">
        <w:rPr>
          <w:lang w:val="en-US"/>
        </w:rPr>
        <w:t xml:space="preserve"> </w:t>
      </w:r>
      <w:r w:rsidR="003F7042">
        <w:rPr>
          <w:lang w:val="en-US"/>
        </w:rPr>
        <w:t>results</w:t>
      </w:r>
      <w:r w:rsidR="00305297">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KONDIWA, Maxwell (CIMMYT-India)">
    <w15:presenceInfo w15:providerId="AD" w15:userId="S::M.MKONDIWA@CIMMYT.ORG::861bee07-b612-4cf7-beae-414489ecebf8"/>
  </w15:person>
  <w15:person w15:author="Urfels, Anton (IRRI)">
    <w15:presenceInfo w15:providerId="AD" w15:userId="S::Aurfels@cgiar.org::6df5d659-92f5-48bb-b827-c29d4ac0bd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867716"/>
    <w:rsid w:val="00000D48"/>
    <w:rsid w:val="00001D16"/>
    <w:rsid w:val="000032AE"/>
    <w:rsid w:val="000060E2"/>
    <w:rsid w:val="0000763F"/>
    <w:rsid w:val="000076E1"/>
    <w:rsid w:val="00010276"/>
    <w:rsid w:val="000107AF"/>
    <w:rsid w:val="0001138E"/>
    <w:rsid w:val="000136FA"/>
    <w:rsid w:val="00013AFE"/>
    <w:rsid w:val="000142FE"/>
    <w:rsid w:val="00014687"/>
    <w:rsid w:val="00014D7D"/>
    <w:rsid w:val="00015FB6"/>
    <w:rsid w:val="0001680A"/>
    <w:rsid w:val="0002039E"/>
    <w:rsid w:val="00022452"/>
    <w:rsid w:val="000227BA"/>
    <w:rsid w:val="00022A46"/>
    <w:rsid w:val="00024EEF"/>
    <w:rsid w:val="00025677"/>
    <w:rsid w:val="000258EE"/>
    <w:rsid w:val="00027247"/>
    <w:rsid w:val="00027BAF"/>
    <w:rsid w:val="0003058D"/>
    <w:rsid w:val="00030AB0"/>
    <w:rsid w:val="000322EF"/>
    <w:rsid w:val="0003232F"/>
    <w:rsid w:val="00033CE7"/>
    <w:rsid w:val="00035417"/>
    <w:rsid w:val="000365AA"/>
    <w:rsid w:val="000405BF"/>
    <w:rsid w:val="00041058"/>
    <w:rsid w:val="00042D3B"/>
    <w:rsid w:val="00045981"/>
    <w:rsid w:val="00046257"/>
    <w:rsid w:val="00051BED"/>
    <w:rsid w:val="00051CA2"/>
    <w:rsid w:val="00052EA9"/>
    <w:rsid w:val="00054906"/>
    <w:rsid w:val="00054A70"/>
    <w:rsid w:val="00054C9D"/>
    <w:rsid w:val="00054D20"/>
    <w:rsid w:val="00054E83"/>
    <w:rsid w:val="00055AD8"/>
    <w:rsid w:val="00056BE3"/>
    <w:rsid w:val="00056CF1"/>
    <w:rsid w:val="00060A64"/>
    <w:rsid w:val="0006207A"/>
    <w:rsid w:val="00062974"/>
    <w:rsid w:val="0006346B"/>
    <w:rsid w:val="000645A5"/>
    <w:rsid w:val="00065074"/>
    <w:rsid w:val="00065A86"/>
    <w:rsid w:val="00066578"/>
    <w:rsid w:val="00066BA7"/>
    <w:rsid w:val="00066CE6"/>
    <w:rsid w:val="00066D77"/>
    <w:rsid w:val="0006794A"/>
    <w:rsid w:val="00070886"/>
    <w:rsid w:val="000711C4"/>
    <w:rsid w:val="00071A51"/>
    <w:rsid w:val="0007200A"/>
    <w:rsid w:val="00082313"/>
    <w:rsid w:val="00082DF2"/>
    <w:rsid w:val="00083536"/>
    <w:rsid w:val="00084B53"/>
    <w:rsid w:val="000854B3"/>
    <w:rsid w:val="00086B46"/>
    <w:rsid w:val="00087763"/>
    <w:rsid w:val="000904C6"/>
    <w:rsid w:val="00091D6D"/>
    <w:rsid w:val="00093262"/>
    <w:rsid w:val="00094400"/>
    <w:rsid w:val="000961C0"/>
    <w:rsid w:val="000A08CD"/>
    <w:rsid w:val="000A196C"/>
    <w:rsid w:val="000A44C9"/>
    <w:rsid w:val="000A5918"/>
    <w:rsid w:val="000A5CE3"/>
    <w:rsid w:val="000A62BB"/>
    <w:rsid w:val="000A676C"/>
    <w:rsid w:val="000A7853"/>
    <w:rsid w:val="000A7D8C"/>
    <w:rsid w:val="000B0D5D"/>
    <w:rsid w:val="000B294A"/>
    <w:rsid w:val="000B2C1F"/>
    <w:rsid w:val="000B3447"/>
    <w:rsid w:val="000B3D8A"/>
    <w:rsid w:val="000B4360"/>
    <w:rsid w:val="000B5B54"/>
    <w:rsid w:val="000B769E"/>
    <w:rsid w:val="000C3D6A"/>
    <w:rsid w:val="000C5362"/>
    <w:rsid w:val="000C6E24"/>
    <w:rsid w:val="000C7855"/>
    <w:rsid w:val="000C79B5"/>
    <w:rsid w:val="000C7A46"/>
    <w:rsid w:val="000D067E"/>
    <w:rsid w:val="000D35D8"/>
    <w:rsid w:val="000D479D"/>
    <w:rsid w:val="000D4CB6"/>
    <w:rsid w:val="000D6C61"/>
    <w:rsid w:val="000D6D14"/>
    <w:rsid w:val="000E03C1"/>
    <w:rsid w:val="000E0818"/>
    <w:rsid w:val="000E0C00"/>
    <w:rsid w:val="000E0D9B"/>
    <w:rsid w:val="000E17A6"/>
    <w:rsid w:val="000E2712"/>
    <w:rsid w:val="000E389F"/>
    <w:rsid w:val="000E4BC9"/>
    <w:rsid w:val="000E6A0C"/>
    <w:rsid w:val="000E6CB4"/>
    <w:rsid w:val="000E740C"/>
    <w:rsid w:val="000E7DD0"/>
    <w:rsid w:val="000F10E0"/>
    <w:rsid w:val="000F532F"/>
    <w:rsid w:val="000F567D"/>
    <w:rsid w:val="000F5A64"/>
    <w:rsid w:val="00100F83"/>
    <w:rsid w:val="001012EA"/>
    <w:rsid w:val="00102C86"/>
    <w:rsid w:val="00111922"/>
    <w:rsid w:val="00112ACF"/>
    <w:rsid w:val="001132B5"/>
    <w:rsid w:val="001138C2"/>
    <w:rsid w:val="00113E11"/>
    <w:rsid w:val="00113FC9"/>
    <w:rsid w:val="00114490"/>
    <w:rsid w:val="00115738"/>
    <w:rsid w:val="001225C2"/>
    <w:rsid w:val="00122A25"/>
    <w:rsid w:val="00122AA6"/>
    <w:rsid w:val="00123E60"/>
    <w:rsid w:val="00124A73"/>
    <w:rsid w:val="00124B5B"/>
    <w:rsid w:val="0012566C"/>
    <w:rsid w:val="00126D58"/>
    <w:rsid w:val="00127A64"/>
    <w:rsid w:val="00130192"/>
    <w:rsid w:val="00130F1B"/>
    <w:rsid w:val="0013103A"/>
    <w:rsid w:val="0013132F"/>
    <w:rsid w:val="00133580"/>
    <w:rsid w:val="001358B9"/>
    <w:rsid w:val="001373F9"/>
    <w:rsid w:val="00141218"/>
    <w:rsid w:val="00142013"/>
    <w:rsid w:val="00142826"/>
    <w:rsid w:val="00143EF8"/>
    <w:rsid w:val="0014401E"/>
    <w:rsid w:val="00145064"/>
    <w:rsid w:val="001479B2"/>
    <w:rsid w:val="001527A4"/>
    <w:rsid w:val="00153661"/>
    <w:rsid w:val="00153757"/>
    <w:rsid w:val="001539A3"/>
    <w:rsid w:val="001539BF"/>
    <w:rsid w:val="00154856"/>
    <w:rsid w:val="00156BA8"/>
    <w:rsid w:val="0016014A"/>
    <w:rsid w:val="00160C5F"/>
    <w:rsid w:val="0016100C"/>
    <w:rsid w:val="0016265B"/>
    <w:rsid w:val="00163A20"/>
    <w:rsid w:val="00163FAB"/>
    <w:rsid w:val="001657E0"/>
    <w:rsid w:val="00165AA0"/>
    <w:rsid w:val="00165E84"/>
    <w:rsid w:val="00166D3F"/>
    <w:rsid w:val="00167432"/>
    <w:rsid w:val="00170817"/>
    <w:rsid w:val="00174433"/>
    <w:rsid w:val="00174A73"/>
    <w:rsid w:val="00174B3F"/>
    <w:rsid w:val="001752B4"/>
    <w:rsid w:val="00175336"/>
    <w:rsid w:val="001778A2"/>
    <w:rsid w:val="00177910"/>
    <w:rsid w:val="001843C5"/>
    <w:rsid w:val="0018557F"/>
    <w:rsid w:val="001857A7"/>
    <w:rsid w:val="00185ACE"/>
    <w:rsid w:val="00187AEA"/>
    <w:rsid w:val="001913C7"/>
    <w:rsid w:val="00191453"/>
    <w:rsid w:val="001918C7"/>
    <w:rsid w:val="00194FA2"/>
    <w:rsid w:val="00195072"/>
    <w:rsid w:val="001950F6"/>
    <w:rsid w:val="00195A48"/>
    <w:rsid w:val="001962C5"/>
    <w:rsid w:val="001A34CD"/>
    <w:rsid w:val="001A6708"/>
    <w:rsid w:val="001A6E22"/>
    <w:rsid w:val="001B0543"/>
    <w:rsid w:val="001B0E02"/>
    <w:rsid w:val="001B4087"/>
    <w:rsid w:val="001B42EA"/>
    <w:rsid w:val="001C063C"/>
    <w:rsid w:val="001C0642"/>
    <w:rsid w:val="001C06C0"/>
    <w:rsid w:val="001C13EA"/>
    <w:rsid w:val="001C16C6"/>
    <w:rsid w:val="001C3C7A"/>
    <w:rsid w:val="001C423D"/>
    <w:rsid w:val="001C5620"/>
    <w:rsid w:val="001C5FFC"/>
    <w:rsid w:val="001C64EE"/>
    <w:rsid w:val="001C6E88"/>
    <w:rsid w:val="001C73F0"/>
    <w:rsid w:val="001C7775"/>
    <w:rsid w:val="001D092A"/>
    <w:rsid w:val="001D1265"/>
    <w:rsid w:val="001D2E38"/>
    <w:rsid w:val="001D3128"/>
    <w:rsid w:val="001D37BC"/>
    <w:rsid w:val="001D4B13"/>
    <w:rsid w:val="001D4BBD"/>
    <w:rsid w:val="001D57B1"/>
    <w:rsid w:val="001E08A6"/>
    <w:rsid w:val="001E0DD1"/>
    <w:rsid w:val="001E2E8B"/>
    <w:rsid w:val="001E3A7C"/>
    <w:rsid w:val="001E4CFD"/>
    <w:rsid w:val="001E59DE"/>
    <w:rsid w:val="001E70D8"/>
    <w:rsid w:val="001E733C"/>
    <w:rsid w:val="001E7DE1"/>
    <w:rsid w:val="001F1B97"/>
    <w:rsid w:val="001F2378"/>
    <w:rsid w:val="001F29EA"/>
    <w:rsid w:val="001F4FA6"/>
    <w:rsid w:val="001F6C12"/>
    <w:rsid w:val="001F6C5D"/>
    <w:rsid w:val="001F6FE9"/>
    <w:rsid w:val="001F7143"/>
    <w:rsid w:val="0020186E"/>
    <w:rsid w:val="00201A7C"/>
    <w:rsid w:val="0020358D"/>
    <w:rsid w:val="00203C55"/>
    <w:rsid w:val="002070D8"/>
    <w:rsid w:val="002102F0"/>
    <w:rsid w:val="00212864"/>
    <w:rsid w:val="00214E4D"/>
    <w:rsid w:val="00216587"/>
    <w:rsid w:val="00220873"/>
    <w:rsid w:val="00221094"/>
    <w:rsid w:val="0022179C"/>
    <w:rsid w:val="00222138"/>
    <w:rsid w:val="00222168"/>
    <w:rsid w:val="00223BAC"/>
    <w:rsid w:val="0022444B"/>
    <w:rsid w:val="002253FE"/>
    <w:rsid w:val="00226FF5"/>
    <w:rsid w:val="00227899"/>
    <w:rsid w:val="00227D5B"/>
    <w:rsid w:val="0023214C"/>
    <w:rsid w:val="00232205"/>
    <w:rsid w:val="00233ADC"/>
    <w:rsid w:val="002343BB"/>
    <w:rsid w:val="002358E7"/>
    <w:rsid w:val="002372F9"/>
    <w:rsid w:val="0024117E"/>
    <w:rsid w:val="00241298"/>
    <w:rsid w:val="00241335"/>
    <w:rsid w:val="002436EB"/>
    <w:rsid w:val="00243B42"/>
    <w:rsid w:val="00244DBC"/>
    <w:rsid w:val="00245305"/>
    <w:rsid w:val="0024547E"/>
    <w:rsid w:val="002465AE"/>
    <w:rsid w:val="00246AEC"/>
    <w:rsid w:val="00246B4E"/>
    <w:rsid w:val="002474D5"/>
    <w:rsid w:val="00250366"/>
    <w:rsid w:val="0025103A"/>
    <w:rsid w:val="00252752"/>
    <w:rsid w:val="00252F97"/>
    <w:rsid w:val="00254501"/>
    <w:rsid w:val="002549C8"/>
    <w:rsid w:val="00256197"/>
    <w:rsid w:val="00257237"/>
    <w:rsid w:val="002616BC"/>
    <w:rsid w:val="0026172C"/>
    <w:rsid w:val="002622A2"/>
    <w:rsid w:val="00262789"/>
    <w:rsid w:val="00263D1B"/>
    <w:rsid w:val="00263E4C"/>
    <w:rsid w:val="00264482"/>
    <w:rsid w:val="00265786"/>
    <w:rsid w:val="0026722B"/>
    <w:rsid w:val="00267C44"/>
    <w:rsid w:val="0027260E"/>
    <w:rsid w:val="002737A7"/>
    <w:rsid w:val="0027468D"/>
    <w:rsid w:val="002748E9"/>
    <w:rsid w:val="00274F3C"/>
    <w:rsid w:val="002762DD"/>
    <w:rsid w:val="00276B58"/>
    <w:rsid w:val="002779A4"/>
    <w:rsid w:val="00280838"/>
    <w:rsid w:val="00281715"/>
    <w:rsid w:val="00284CB4"/>
    <w:rsid w:val="00285256"/>
    <w:rsid w:val="00285F22"/>
    <w:rsid w:val="00290C50"/>
    <w:rsid w:val="00292D18"/>
    <w:rsid w:val="002942E5"/>
    <w:rsid w:val="00295528"/>
    <w:rsid w:val="0029577D"/>
    <w:rsid w:val="00296E13"/>
    <w:rsid w:val="00297CD5"/>
    <w:rsid w:val="002A04A1"/>
    <w:rsid w:val="002A04C1"/>
    <w:rsid w:val="002A0B2E"/>
    <w:rsid w:val="002A0B6A"/>
    <w:rsid w:val="002A1DFF"/>
    <w:rsid w:val="002A328C"/>
    <w:rsid w:val="002A341E"/>
    <w:rsid w:val="002A3E8D"/>
    <w:rsid w:val="002A40ED"/>
    <w:rsid w:val="002A56EC"/>
    <w:rsid w:val="002A69FF"/>
    <w:rsid w:val="002B050C"/>
    <w:rsid w:val="002B089C"/>
    <w:rsid w:val="002B1177"/>
    <w:rsid w:val="002B19C0"/>
    <w:rsid w:val="002B2044"/>
    <w:rsid w:val="002B22F8"/>
    <w:rsid w:val="002B4D67"/>
    <w:rsid w:val="002B6E4A"/>
    <w:rsid w:val="002C1CB5"/>
    <w:rsid w:val="002C2227"/>
    <w:rsid w:val="002C2267"/>
    <w:rsid w:val="002D1942"/>
    <w:rsid w:val="002D41A2"/>
    <w:rsid w:val="002D5D93"/>
    <w:rsid w:val="002D7B2D"/>
    <w:rsid w:val="002E0461"/>
    <w:rsid w:val="002E1754"/>
    <w:rsid w:val="002E37ED"/>
    <w:rsid w:val="002E7CDF"/>
    <w:rsid w:val="002F2360"/>
    <w:rsid w:val="002F305E"/>
    <w:rsid w:val="002F3959"/>
    <w:rsid w:val="002F3DAA"/>
    <w:rsid w:val="002F581E"/>
    <w:rsid w:val="002F58BC"/>
    <w:rsid w:val="00300223"/>
    <w:rsid w:val="003024A8"/>
    <w:rsid w:val="00302666"/>
    <w:rsid w:val="003049CC"/>
    <w:rsid w:val="0030516D"/>
    <w:rsid w:val="00305297"/>
    <w:rsid w:val="003074D6"/>
    <w:rsid w:val="00307500"/>
    <w:rsid w:val="00310079"/>
    <w:rsid w:val="003115A9"/>
    <w:rsid w:val="0031433B"/>
    <w:rsid w:val="00314847"/>
    <w:rsid w:val="00314FAD"/>
    <w:rsid w:val="003152C3"/>
    <w:rsid w:val="00315E12"/>
    <w:rsid w:val="003160EA"/>
    <w:rsid w:val="003205C6"/>
    <w:rsid w:val="003223FD"/>
    <w:rsid w:val="003226B8"/>
    <w:rsid w:val="00322B9B"/>
    <w:rsid w:val="0032312C"/>
    <w:rsid w:val="00324FD4"/>
    <w:rsid w:val="00326F08"/>
    <w:rsid w:val="00330202"/>
    <w:rsid w:val="003316CA"/>
    <w:rsid w:val="00332CE6"/>
    <w:rsid w:val="00334015"/>
    <w:rsid w:val="0033471E"/>
    <w:rsid w:val="003349AD"/>
    <w:rsid w:val="003356F0"/>
    <w:rsid w:val="003366B8"/>
    <w:rsid w:val="00337AC6"/>
    <w:rsid w:val="003405CD"/>
    <w:rsid w:val="00341934"/>
    <w:rsid w:val="003441A8"/>
    <w:rsid w:val="00350988"/>
    <w:rsid w:val="003520EE"/>
    <w:rsid w:val="00353EC0"/>
    <w:rsid w:val="003561F2"/>
    <w:rsid w:val="00356F0E"/>
    <w:rsid w:val="00357536"/>
    <w:rsid w:val="00357770"/>
    <w:rsid w:val="00360622"/>
    <w:rsid w:val="00361623"/>
    <w:rsid w:val="00362FF3"/>
    <w:rsid w:val="00363213"/>
    <w:rsid w:val="00363B0F"/>
    <w:rsid w:val="0036439B"/>
    <w:rsid w:val="0036571A"/>
    <w:rsid w:val="003672FE"/>
    <w:rsid w:val="00367DA4"/>
    <w:rsid w:val="0037024F"/>
    <w:rsid w:val="00370420"/>
    <w:rsid w:val="003708C0"/>
    <w:rsid w:val="003709A2"/>
    <w:rsid w:val="00372CC2"/>
    <w:rsid w:val="00373597"/>
    <w:rsid w:val="003740B2"/>
    <w:rsid w:val="003757C5"/>
    <w:rsid w:val="00376862"/>
    <w:rsid w:val="00376F5B"/>
    <w:rsid w:val="00377595"/>
    <w:rsid w:val="00380A1C"/>
    <w:rsid w:val="00380E31"/>
    <w:rsid w:val="0038185C"/>
    <w:rsid w:val="0038262B"/>
    <w:rsid w:val="00384200"/>
    <w:rsid w:val="00384752"/>
    <w:rsid w:val="00384D4A"/>
    <w:rsid w:val="003859C4"/>
    <w:rsid w:val="00387102"/>
    <w:rsid w:val="00387202"/>
    <w:rsid w:val="0039022C"/>
    <w:rsid w:val="00390471"/>
    <w:rsid w:val="00390CD7"/>
    <w:rsid w:val="003936F3"/>
    <w:rsid w:val="00394056"/>
    <w:rsid w:val="00394378"/>
    <w:rsid w:val="00394DB8"/>
    <w:rsid w:val="003972F8"/>
    <w:rsid w:val="003A0FB8"/>
    <w:rsid w:val="003A2D05"/>
    <w:rsid w:val="003A2ECA"/>
    <w:rsid w:val="003A341E"/>
    <w:rsid w:val="003A38BE"/>
    <w:rsid w:val="003A44BE"/>
    <w:rsid w:val="003A6789"/>
    <w:rsid w:val="003A6B45"/>
    <w:rsid w:val="003A6CC4"/>
    <w:rsid w:val="003A78D4"/>
    <w:rsid w:val="003A7B67"/>
    <w:rsid w:val="003A7DDD"/>
    <w:rsid w:val="003B0106"/>
    <w:rsid w:val="003B043D"/>
    <w:rsid w:val="003B06B6"/>
    <w:rsid w:val="003B12F8"/>
    <w:rsid w:val="003B1CCE"/>
    <w:rsid w:val="003B357A"/>
    <w:rsid w:val="003B4706"/>
    <w:rsid w:val="003B6E45"/>
    <w:rsid w:val="003B74B7"/>
    <w:rsid w:val="003B7CDA"/>
    <w:rsid w:val="003B7D9B"/>
    <w:rsid w:val="003C0430"/>
    <w:rsid w:val="003C093D"/>
    <w:rsid w:val="003C0C4D"/>
    <w:rsid w:val="003C1A97"/>
    <w:rsid w:val="003C1BE9"/>
    <w:rsid w:val="003C2C1F"/>
    <w:rsid w:val="003C2D8D"/>
    <w:rsid w:val="003C570E"/>
    <w:rsid w:val="003C6BF3"/>
    <w:rsid w:val="003C71B6"/>
    <w:rsid w:val="003D2757"/>
    <w:rsid w:val="003D279C"/>
    <w:rsid w:val="003D2ECD"/>
    <w:rsid w:val="003D2EF4"/>
    <w:rsid w:val="003D3D0D"/>
    <w:rsid w:val="003D4B1B"/>
    <w:rsid w:val="003D4B1D"/>
    <w:rsid w:val="003D59F3"/>
    <w:rsid w:val="003D79BA"/>
    <w:rsid w:val="003D7B71"/>
    <w:rsid w:val="003E0B75"/>
    <w:rsid w:val="003E21D6"/>
    <w:rsid w:val="003E49FA"/>
    <w:rsid w:val="003E5727"/>
    <w:rsid w:val="003F0D75"/>
    <w:rsid w:val="003F2260"/>
    <w:rsid w:val="003F2486"/>
    <w:rsid w:val="003F4539"/>
    <w:rsid w:val="003F509D"/>
    <w:rsid w:val="003F5484"/>
    <w:rsid w:val="003F575B"/>
    <w:rsid w:val="003F7042"/>
    <w:rsid w:val="003F77A6"/>
    <w:rsid w:val="004003E0"/>
    <w:rsid w:val="00400F5C"/>
    <w:rsid w:val="0040109B"/>
    <w:rsid w:val="004017CE"/>
    <w:rsid w:val="00405606"/>
    <w:rsid w:val="00405A0E"/>
    <w:rsid w:val="00406EE5"/>
    <w:rsid w:val="00410AFF"/>
    <w:rsid w:val="00410E42"/>
    <w:rsid w:val="00410F15"/>
    <w:rsid w:val="00410F50"/>
    <w:rsid w:val="00412F53"/>
    <w:rsid w:val="004134CF"/>
    <w:rsid w:val="00414460"/>
    <w:rsid w:val="00416AC3"/>
    <w:rsid w:val="00417B71"/>
    <w:rsid w:val="004203D5"/>
    <w:rsid w:val="00421C34"/>
    <w:rsid w:val="0042319F"/>
    <w:rsid w:val="004252AF"/>
    <w:rsid w:val="0042593D"/>
    <w:rsid w:val="00425DFD"/>
    <w:rsid w:val="00426D4F"/>
    <w:rsid w:val="00431AC6"/>
    <w:rsid w:val="00431E5E"/>
    <w:rsid w:val="00433BA4"/>
    <w:rsid w:val="004347D1"/>
    <w:rsid w:val="00434C0B"/>
    <w:rsid w:val="00436B45"/>
    <w:rsid w:val="00441B99"/>
    <w:rsid w:val="00442AB2"/>
    <w:rsid w:val="00444C70"/>
    <w:rsid w:val="00446153"/>
    <w:rsid w:val="004463BB"/>
    <w:rsid w:val="0045014B"/>
    <w:rsid w:val="00450763"/>
    <w:rsid w:val="004509F9"/>
    <w:rsid w:val="004517DC"/>
    <w:rsid w:val="00452D5F"/>
    <w:rsid w:val="0045306A"/>
    <w:rsid w:val="00453EC7"/>
    <w:rsid w:val="00454C94"/>
    <w:rsid w:val="00455CD7"/>
    <w:rsid w:val="00456A08"/>
    <w:rsid w:val="00460395"/>
    <w:rsid w:val="00460626"/>
    <w:rsid w:val="004615D8"/>
    <w:rsid w:val="00461ECC"/>
    <w:rsid w:val="00463021"/>
    <w:rsid w:val="00464B92"/>
    <w:rsid w:val="00464B9C"/>
    <w:rsid w:val="00466459"/>
    <w:rsid w:val="00466A9D"/>
    <w:rsid w:val="0047004F"/>
    <w:rsid w:val="004711F3"/>
    <w:rsid w:val="00471444"/>
    <w:rsid w:val="0047394B"/>
    <w:rsid w:val="00474769"/>
    <w:rsid w:val="00475C3A"/>
    <w:rsid w:val="00475F01"/>
    <w:rsid w:val="00476E57"/>
    <w:rsid w:val="00477CEC"/>
    <w:rsid w:val="00480369"/>
    <w:rsid w:val="004804C9"/>
    <w:rsid w:val="0048364E"/>
    <w:rsid w:val="0048491E"/>
    <w:rsid w:val="004862A7"/>
    <w:rsid w:val="004876B2"/>
    <w:rsid w:val="004877DF"/>
    <w:rsid w:val="00490489"/>
    <w:rsid w:val="0049098E"/>
    <w:rsid w:val="00491084"/>
    <w:rsid w:val="004918FD"/>
    <w:rsid w:val="00492F2B"/>
    <w:rsid w:val="004953B2"/>
    <w:rsid w:val="00495A12"/>
    <w:rsid w:val="00495A6C"/>
    <w:rsid w:val="0049687F"/>
    <w:rsid w:val="00497049"/>
    <w:rsid w:val="00497953"/>
    <w:rsid w:val="00497A36"/>
    <w:rsid w:val="00497BDB"/>
    <w:rsid w:val="004A061E"/>
    <w:rsid w:val="004A25AA"/>
    <w:rsid w:val="004A46CD"/>
    <w:rsid w:val="004A4BB4"/>
    <w:rsid w:val="004A6108"/>
    <w:rsid w:val="004A7A8B"/>
    <w:rsid w:val="004A7B5A"/>
    <w:rsid w:val="004A7CBA"/>
    <w:rsid w:val="004B0475"/>
    <w:rsid w:val="004B0767"/>
    <w:rsid w:val="004B07B6"/>
    <w:rsid w:val="004B0B30"/>
    <w:rsid w:val="004B35E3"/>
    <w:rsid w:val="004B3B1A"/>
    <w:rsid w:val="004B674B"/>
    <w:rsid w:val="004B7CD0"/>
    <w:rsid w:val="004C13B7"/>
    <w:rsid w:val="004C1A50"/>
    <w:rsid w:val="004C2A2B"/>
    <w:rsid w:val="004C35C0"/>
    <w:rsid w:val="004C3695"/>
    <w:rsid w:val="004C5B41"/>
    <w:rsid w:val="004C69E2"/>
    <w:rsid w:val="004C7021"/>
    <w:rsid w:val="004C7CED"/>
    <w:rsid w:val="004C7D65"/>
    <w:rsid w:val="004D0069"/>
    <w:rsid w:val="004D0BA1"/>
    <w:rsid w:val="004D2288"/>
    <w:rsid w:val="004D2F71"/>
    <w:rsid w:val="004D5429"/>
    <w:rsid w:val="004D6300"/>
    <w:rsid w:val="004D67F3"/>
    <w:rsid w:val="004E01C4"/>
    <w:rsid w:val="004E1BD0"/>
    <w:rsid w:val="004E1FC3"/>
    <w:rsid w:val="004F0424"/>
    <w:rsid w:val="004F0EA4"/>
    <w:rsid w:val="004F205C"/>
    <w:rsid w:val="004F2264"/>
    <w:rsid w:val="004F23D7"/>
    <w:rsid w:val="004F308F"/>
    <w:rsid w:val="004F3243"/>
    <w:rsid w:val="004F3D97"/>
    <w:rsid w:val="004F589E"/>
    <w:rsid w:val="004F64A0"/>
    <w:rsid w:val="004F7160"/>
    <w:rsid w:val="00500440"/>
    <w:rsid w:val="00502FA8"/>
    <w:rsid w:val="00504C84"/>
    <w:rsid w:val="0050527B"/>
    <w:rsid w:val="00506262"/>
    <w:rsid w:val="005068A1"/>
    <w:rsid w:val="005101D8"/>
    <w:rsid w:val="00510633"/>
    <w:rsid w:val="00511916"/>
    <w:rsid w:val="005121DC"/>
    <w:rsid w:val="005157A6"/>
    <w:rsid w:val="00517D62"/>
    <w:rsid w:val="00517FA6"/>
    <w:rsid w:val="00520AF8"/>
    <w:rsid w:val="00521479"/>
    <w:rsid w:val="005215A3"/>
    <w:rsid w:val="00522B89"/>
    <w:rsid w:val="00522E0E"/>
    <w:rsid w:val="0052382D"/>
    <w:rsid w:val="00523BC2"/>
    <w:rsid w:val="005247E2"/>
    <w:rsid w:val="0052530A"/>
    <w:rsid w:val="005279D7"/>
    <w:rsid w:val="005360C3"/>
    <w:rsid w:val="00536A8A"/>
    <w:rsid w:val="00537A70"/>
    <w:rsid w:val="00537ABA"/>
    <w:rsid w:val="005402F8"/>
    <w:rsid w:val="00541020"/>
    <w:rsid w:val="00541134"/>
    <w:rsid w:val="005436AE"/>
    <w:rsid w:val="005443F1"/>
    <w:rsid w:val="00544F29"/>
    <w:rsid w:val="005455AF"/>
    <w:rsid w:val="00545FB1"/>
    <w:rsid w:val="0054652F"/>
    <w:rsid w:val="00547E06"/>
    <w:rsid w:val="005502F0"/>
    <w:rsid w:val="005520E7"/>
    <w:rsid w:val="0055360E"/>
    <w:rsid w:val="0055531C"/>
    <w:rsid w:val="00556718"/>
    <w:rsid w:val="005607A2"/>
    <w:rsid w:val="0056240E"/>
    <w:rsid w:val="005631BE"/>
    <w:rsid w:val="005635F1"/>
    <w:rsid w:val="00563EC1"/>
    <w:rsid w:val="00565E22"/>
    <w:rsid w:val="005676F8"/>
    <w:rsid w:val="00567E8E"/>
    <w:rsid w:val="0057094C"/>
    <w:rsid w:val="00571042"/>
    <w:rsid w:val="005718FF"/>
    <w:rsid w:val="00572C6D"/>
    <w:rsid w:val="00572D4E"/>
    <w:rsid w:val="005731A6"/>
    <w:rsid w:val="00573C5F"/>
    <w:rsid w:val="005743FD"/>
    <w:rsid w:val="005745FD"/>
    <w:rsid w:val="00575816"/>
    <w:rsid w:val="0057777F"/>
    <w:rsid w:val="00580D32"/>
    <w:rsid w:val="005811A1"/>
    <w:rsid w:val="00583B18"/>
    <w:rsid w:val="00583C22"/>
    <w:rsid w:val="00583EB2"/>
    <w:rsid w:val="00584D0D"/>
    <w:rsid w:val="005864D4"/>
    <w:rsid w:val="005919C9"/>
    <w:rsid w:val="005925C8"/>
    <w:rsid w:val="00593AF7"/>
    <w:rsid w:val="0059481F"/>
    <w:rsid w:val="00596409"/>
    <w:rsid w:val="005971E6"/>
    <w:rsid w:val="005973B9"/>
    <w:rsid w:val="005A00FA"/>
    <w:rsid w:val="005A35D4"/>
    <w:rsid w:val="005A401A"/>
    <w:rsid w:val="005A509C"/>
    <w:rsid w:val="005A54B0"/>
    <w:rsid w:val="005A7233"/>
    <w:rsid w:val="005A7D61"/>
    <w:rsid w:val="005B11CF"/>
    <w:rsid w:val="005B14B4"/>
    <w:rsid w:val="005B1C1D"/>
    <w:rsid w:val="005B1F50"/>
    <w:rsid w:val="005B31CA"/>
    <w:rsid w:val="005B34EE"/>
    <w:rsid w:val="005B4870"/>
    <w:rsid w:val="005B74C2"/>
    <w:rsid w:val="005C06E9"/>
    <w:rsid w:val="005C16CC"/>
    <w:rsid w:val="005C2245"/>
    <w:rsid w:val="005C246A"/>
    <w:rsid w:val="005C2C38"/>
    <w:rsid w:val="005C3545"/>
    <w:rsid w:val="005C3ED8"/>
    <w:rsid w:val="005C43BD"/>
    <w:rsid w:val="005C4494"/>
    <w:rsid w:val="005C4819"/>
    <w:rsid w:val="005C5EC8"/>
    <w:rsid w:val="005C75FB"/>
    <w:rsid w:val="005D23AA"/>
    <w:rsid w:val="005D2FF5"/>
    <w:rsid w:val="005D6A35"/>
    <w:rsid w:val="005E14D7"/>
    <w:rsid w:val="005E2793"/>
    <w:rsid w:val="005E2AA9"/>
    <w:rsid w:val="005E2B60"/>
    <w:rsid w:val="005E30FC"/>
    <w:rsid w:val="005E54CF"/>
    <w:rsid w:val="005E5CCF"/>
    <w:rsid w:val="005E6F1B"/>
    <w:rsid w:val="005F150A"/>
    <w:rsid w:val="005F1B74"/>
    <w:rsid w:val="005F397F"/>
    <w:rsid w:val="005F6918"/>
    <w:rsid w:val="00600DAA"/>
    <w:rsid w:val="00600E4F"/>
    <w:rsid w:val="00600EDD"/>
    <w:rsid w:val="006019CE"/>
    <w:rsid w:val="00602495"/>
    <w:rsid w:val="00602C4C"/>
    <w:rsid w:val="00603E21"/>
    <w:rsid w:val="0060401A"/>
    <w:rsid w:val="00605179"/>
    <w:rsid w:val="00605F00"/>
    <w:rsid w:val="00606A0A"/>
    <w:rsid w:val="00610E17"/>
    <w:rsid w:val="006116D0"/>
    <w:rsid w:val="006121C9"/>
    <w:rsid w:val="00612860"/>
    <w:rsid w:val="00613D49"/>
    <w:rsid w:val="006144B9"/>
    <w:rsid w:val="00614D0C"/>
    <w:rsid w:val="006200EA"/>
    <w:rsid w:val="0062013D"/>
    <w:rsid w:val="00621E03"/>
    <w:rsid w:val="006248E2"/>
    <w:rsid w:val="00624A9C"/>
    <w:rsid w:val="00630137"/>
    <w:rsid w:val="00631007"/>
    <w:rsid w:val="00633A4B"/>
    <w:rsid w:val="006343E1"/>
    <w:rsid w:val="006348F3"/>
    <w:rsid w:val="00634A3C"/>
    <w:rsid w:val="00635EFF"/>
    <w:rsid w:val="00636258"/>
    <w:rsid w:val="00636DB1"/>
    <w:rsid w:val="00637EF5"/>
    <w:rsid w:val="00640206"/>
    <w:rsid w:val="00641973"/>
    <w:rsid w:val="00641BAF"/>
    <w:rsid w:val="00645DF0"/>
    <w:rsid w:val="00646D2E"/>
    <w:rsid w:val="006518A6"/>
    <w:rsid w:val="00653324"/>
    <w:rsid w:val="006539A1"/>
    <w:rsid w:val="00653C74"/>
    <w:rsid w:val="00653E88"/>
    <w:rsid w:val="00655161"/>
    <w:rsid w:val="00663C0B"/>
    <w:rsid w:val="0066475C"/>
    <w:rsid w:val="00664A99"/>
    <w:rsid w:val="00665A01"/>
    <w:rsid w:val="00667E8D"/>
    <w:rsid w:val="006704EB"/>
    <w:rsid w:val="00670625"/>
    <w:rsid w:val="00671FE7"/>
    <w:rsid w:val="00673982"/>
    <w:rsid w:val="00673D46"/>
    <w:rsid w:val="00675827"/>
    <w:rsid w:val="00675BD1"/>
    <w:rsid w:val="006768E6"/>
    <w:rsid w:val="006779EC"/>
    <w:rsid w:val="00680F02"/>
    <w:rsid w:val="006820A5"/>
    <w:rsid w:val="0068241E"/>
    <w:rsid w:val="006829D1"/>
    <w:rsid w:val="006839EC"/>
    <w:rsid w:val="00684048"/>
    <w:rsid w:val="00685034"/>
    <w:rsid w:val="00685412"/>
    <w:rsid w:val="00685DCE"/>
    <w:rsid w:val="006860A5"/>
    <w:rsid w:val="00686210"/>
    <w:rsid w:val="006874C3"/>
    <w:rsid w:val="00687A68"/>
    <w:rsid w:val="00687B30"/>
    <w:rsid w:val="006901B7"/>
    <w:rsid w:val="00690EC1"/>
    <w:rsid w:val="00693E6C"/>
    <w:rsid w:val="00694300"/>
    <w:rsid w:val="0069438B"/>
    <w:rsid w:val="006961C7"/>
    <w:rsid w:val="006A18E1"/>
    <w:rsid w:val="006A2E16"/>
    <w:rsid w:val="006A34E1"/>
    <w:rsid w:val="006A44EB"/>
    <w:rsid w:val="006A4BE7"/>
    <w:rsid w:val="006A4FDB"/>
    <w:rsid w:val="006A65E4"/>
    <w:rsid w:val="006A71DA"/>
    <w:rsid w:val="006A7CAE"/>
    <w:rsid w:val="006A7E7D"/>
    <w:rsid w:val="006B064B"/>
    <w:rsid w:val="006B0D06"/>
    <w:rsid w:val="006B235C"/>
    <w:rsid w:val="006B37EE"/>
    <w:rsid w:val="006B57A1"/>
    <w:rsid w:val="006B5F8B"/>
    <w:rsid w:val="006B741C"/>
    <w:rsid w:val="006B7622"/>
    <w:rsid w:val="006C13F7"/>
    <w:rsid w:val="006C157C"/>
    <w:rsid w:val="006C24DA"/>
    <w:rsid w:val="006C24E4"/>
    <w:rsid w:val="006C2A6F"/>
    <w:rsid w:val="006C2CC4"/>
    <w:rsid w:val="006C2FC1"/>
    <w:rsid w:val="006C3929"/>
    <w:rsid w:val="006C3C51"/>
    <w:rsid w:val="006C4A42"/>
    <w:rsid w:val="006C4BD4"/>
    <w:rsid w:val="006C58FB"/>
    <w:rsid w:val="006C5BC7"/>
    <w:rsid w:val="006C6513"/>
    <w:rsid w:val="006C7E97"/>
    <w:rsid w:val="006D01ED"/>
    <w:rsid w:val="006D157D"/>
    <w:rsid w:val="006D16E0"/>
    <w:rsid w:val="006D2BBF"/>
    <w:rsid w:val="006D31D6"/>
    <w:rsid w:val="006D3834"/>
    <w:rsid w:val="006D3C70"/>
    <w:rsid w:val="006D4196"/>
    <w:rsid w:val="006D4E40"/>
    <w:rsid w:val="006D4F23"/>
    <w:rsid w:val="006E066C"/>
    <w:rsid w:val="006E0B60"/>
    <w:rsid w:val="006E10CE"/>
    <w:rsid w:val="006E204C"/>
    <w:rsid w:val="006E2621"/>
    <w:rsid w:val="006E2FED"/>
    <w:rsid w:val="006E320C"/>
    <w:rsid w:val="006E4EB9"/>
    <w:rsid w:val="006E54E6"/>
    <w:rsid w:val="006E5C1E"/>
    <w:rsid w:val="006E7BE8"/>
    <w:rsid w:val="006E7E70"/>
    <w:rsid w:val="006E7EB4"/>
    <w:rsid w:val="006F05A1"/>
    <w:rsid w:val="006F0F68"/>
    <w:rsid w:val="006F29F8"/>
    <w:rsid w:val="006F3377"/>
    <w:rsid w:val="006F3619"/>
    <w:rsid w:val="006F3813"/>
    <w:rsid w:val="006F42F6"/>
    <w:rsid w:val="006F7561"/>
    <w:rsid w:val="00700CDF"/>
    <w:rsid w:val="007010F9"/>
    <w:rsid w:val="007018E7"/>
    <w:rsid w:val="00703C4A"/>
    <w:rsid w:val="00705E7B"/>
    <w:rsid w:val="007070FF"/>
    <w:rsid w:val="0071170F"/>
    <w:rsid w:val="0071198C"/>
    <w:rsid w:val="007143E0"/>
    <w:rsid w:val="00714555"/>
    <w:rsid w:val="00716A45"/>
    <w:rsid w:val="00721333"/>
    <w:rsid w:val="00721B33"/>
    <w:rsid w:val="007223BB"/>
    <w:rsid w:val="00722646"/>
    <w:rsid w:val="007245B5"/>
    <w:rsid w:val="00724B7A"/>
    <w:rsid w:val="00726D65"/>
    <w:rsid w:val="00727B9F"/>
    <w:rsid w:val="007307D1"/>
    <w:rsid w:val="00730D37"/>
    <w:rsid w:val="00731243"/>
    <w:rsid w:val="00731B3E"/>
    <w:rsid w:val="00731FE1"/>
    <w:rsid w:val="00735B7D"/>
    <w:rsid w:val="00736D71"/>
    <w:rsid w:val="00741AB0"/>
    <w:rsid w:val="00743470"/>
    <w:rsid w:val="00743D6F"/>
    <w:rsid w:val="00744A93"/>
    <w:rsid w:val="00744AC9"/>
    <w:rsid w:val="007455E7"/>
    <w:rsid w:val="007464EB"/>
    <w:rsid w:val="007470A9"/>
    <w:rsid w:val="00747192"/>
    <w:rsid w:val="0075048F"/>
    <w:rsid w:val="00750A78"/>
    <w:rsid w:val="00751591"/>
    <w:rsid w:val="00752252"/>
    <w:rsid w:val="00752715"/>
    <w:rsid w:val="007533F6"/>
    <w:rsid w:val="00754287"/>
    <w:rsid w:val="007556DA"/>
    <w:rsid w:val="00755795"/>
    <w:rsid w:val="00755830"/>
    <w:rsid w:val="00756B48"/>
    <w:rsid w:val="00756B7D"/>
    <w:rsid w:val="007575F7"/>
    <w:rsid w:val="00760F5D"/>
    <w:rsid w:val="0076212A"/>
    <w:rsid w:val="00762AF4"/>
    <w:rsid w:val="007630D2"/>
    <w:rsid w:val="007641CB"/>
    <w:rsid w:val="007641F3"/>
    <w:rsid w:val="0076473D"/>
    <w:rsid w:val="0076486E"/>
    <w:rsid w:val="00764EA0"/>
    <w:rsid w:val="00772407"/>
    <w:rsid w:val="007724DE"/>
    <w:rsid w:val="00772639"/>
    <w:rsid w:val="00772C4C"/>
    <w:rsid w:val="007736B6"/>
    <w:rsid w:val="007743A9"/>
    <w:rsid w:val="007745D5"/>
    <w:rsid w:val="00774A5E"/>
    <w:rsid w:val="00774B4E"/>
    <w:rsid w:val="00774DC9"/>
    <w:rsid w:val="00775880"/>
    <w:rsid w:val="00776F9F"/>
    <w:rsid w:val="00777C60"/>
    <w:rsid w:val="007813EC"/>
    <w:rsid w:val="0078144F"/>
    <w:rsid w:val="007814A1"/>
    <w:rsid w:val="00781527"/>
    <w:rsid w:val="00781FBD"/>
    <w:rsid w:val="007829A0"/>
    <w:rsid w:val="00783D07"/>
    <w:rsid w:val="00784312"/>
    <w:rsid w:val="00785CB2"/>
    <w:rsid w:val="00787775"/>
    <w:rsid w:val="00790DD4"/>
    <w:rsid w:val="00791C19"/>
    <w:rsid w:val="00792778"/>
    <w:rsid w:val="00792C0B"/>
    <w:rsid w:val="007941AB"/>
    <w:rsid w:val="0079561E"/>
    <w:rsid w:val="007A0A3A"/>
    <w:rsid w:val="007A295E"/>
    <w:rsid w:val="007A3527"/>
    <w:rsid w:val="007A3804"/>
    <w:rsid w:val="007A427F"/>
    <w:rsid w:val="007A54AA"/>
    <w:rsid w:val="007A6318"/>
    <w:rsid w:val="007A67EC"/>
    <w:rsid w:val="007B019E"/>
    <w:rsid w:val="007B1F88"/>
    <w:rsid w:val="007B4594"/>
    <w:rsid w:val="007B521C"/>
    <w:rsid w:val="007B5BA0"/>
    <w:rsid w:val="007B6260"/>
    <w:rsid w:val="007B705E"/>
    <w:rsid w:val="007C3394"/>
    <w:rsid w:val="007C46D3"/>
    <w:rsid w:val="007C4D80"/>
    <w:rsid w:val="007C511A"/>
    <w:rsid w:val="007C720B"/>
    <w:rsid w:val="007C7F80"/>
    <w:rsid w:val="007D0CEF"/>
    <w:rsid w:val="007D67A5"/>
    <w:rsid w:val="007D7A42"/>
    <w:rsid w:val="007E17BB"/>
    <w:rsid w:val="007E1F77"/>
    <w:rsid w:val="007E209B"/>
    <w:rsid w:val="007E3A65"/>
    <w:rsid w:val="007E4298"/>
    <w:rsid w:val="007E49A6"/>
    <w:rsid w:val="007E4A27"/>
    <w:rsid w:val="007E4A53"/>
    <w:rsid w:val="007E6BFB"/>
    <w:rsid w:val="007F086E"/>
    <w:rsid w:val="007F0990"/>
    <w:rsid w:val="007F0DDF"/>
    <w:rsid w:val="007F272D"/>
    <w:rsid w:val="007F3EBA"/>
    <w:rsid w:val="007F3FFB"/>
    <w:rsid w:val="007F4763"/>
    <w:rsid w:val="007F4DE7"/>
    <w:rsid w:val="007F7971"/>
    <w:rsid w:val="007F7A6A"/>
    <w:rsid w:val="00804016"/>
    <w:rsid w:val="008059BC"/>
    <w:rsid w:val="008060A8"/>
    <w:rsid w:val="00807076"/>
    <w:rsid w:val="008073E4"/>
    <w:rsid w:val="00812AF3"/>
    <w:rsid w:val="00812ED2"/>
    <w:rsid w:val="008143D2"/>
    <w:rsid w:val="0081477F"/>
    <w:rsid w:val="00814A40"/>
    <w:rsid w:val="00815499"/>
    <w:rsid w:val="0081583C"/>
    <w:rsid w:val="0081656B"/>
    <w:rsid w:val="008205D7"/>
    <w:rsid w:val="008208FF"/>
    <w:rsid w:val="00821505"/>
    <w:rsid w:val="00821741"/>
    <w:rsid w:val="00822BD7"/>
    <w:rsid w:val="0082417D"/>
    <w:rsid w:val="00827B94"/>
    <w:rsid w:val="008304F2"/>
    <w:rsid w:val="00830A94"/>
    <w:rsid w:val="00830B16"/>
    <w:rsid w:val="00830D97"/>
    <w:rsid w:val="008343EF"/>
    <w:rsid w:val="008349D4"/>
    <w:rsid w:val="00834AC3"/>
    <w:rsid w:val="00834CC8"/>
    <w:rsid w:val="008367A4"/>
    <w:rsid w:val="00837873"/>
    <w:rsid w:val="0084066B"/>
    <w:rsid w:val="00840769"/>
    <w:rsid w:val="00840F0F"/>
    <w:rsid w:val="00841E3F"/>
    <w:rsid w:val="008451ED"/>
    <w:rsid w:val="00845EEA"/>
    <w:rsid w:val="00850571"/>
    <w:rsid w:val="0085185A"/>
    <w:rsid w:val="008521E4"/>
    <w:rsid w:val="00852C29"/>
    <w:rsid w:val="00853CED"/>
    <w:rsid w:val="0085458C"/>
    <w:rsid w:val="00855876"/>
    <w:rsid w:val="00860D8C"/>
    <w:rsid w:val="0086162C"/>
    <w:rsid w:val="00861B34"/>
    <w:rsid w:val="00861E3C"/>
    <w:rsid w:val="008621A4"/>
    <w:rsid w:val="00865795"/>
    <w:rsid w:val="00866260"/>
    <w:rsid w:val="00866E45"/>
    <w:rsid w:val="008672C4"/>
    <w:rsid w:val="00867659"/>
    <w:rsid w:val="00867716"/>
    <w:rsid w:val="00867E3D"/>
    <w:rsid w:val="008721BE"/>
    <w:rsid w:val="00872803"/>
    <w:rsid w:val="00873AD5"/>
    <w:rsid w:val="008747C6"/>
    <w:rsid w:val="00877A92"/>
    <w:rsid w:val="00880CA9"/>
    <w:rsid w:val="00881447"/>
    <w:rsid w:val="00881E34"/>
    <w:rsid w:val="00882264"/>
    <w:rsid w:val="00882600"/>
    <w:rsid w:val="00884469"/>
    <w:rsid w:val="008867B2"/>
    <w:rsid w:val="00887E0F"/>
    <w:rsid w:val="00890A4F"/>
    <w:rsid w:val="00890BE6"/>
    <w:rsid w:val="00890D79"/>
    <w:rsid w:val="0089102E"/>
    <w:rsid w:val="008915CD"/>
    <w:rsid w:val="008917FD"/>
    <w:rsid w:val="00894821"/>
    <w:rsid w:val="0089482E"/>
    <w:rsid w:val="008955C8"/>
    <w:rsid w:val="008959CA"/>
    <w:rsid w:val="008967AD"/>
    <w:rsid w:val="00897421"/>
    <w:rsid w:val="00897FFB"/>
    <w:rsid w:val="008A149F"/>
    <w:rsid w:val="008A1FFE"/>
    <w:rsid w:val="008A20D8"/>
    <w:rsid w:val="008A2D26"/>
    <w:rsid w:val="008A4C71"/>
    <w:rsid w:val="008A7FE7"/>
    <w:rsid w:val="008B0823"/>
    <w:rsid w:val="008B138F"/>
    <w:rsid w:val="008B160B"/>
    <w:rsid w:val="008B206E"/>
    <w:rsid w:val="008B2B30"/>
    <w:rsid w:val="008B2C9B"/>
    <w:rsid w:val="008B3135"/>
    <w:rsid w:val="008B38EA"/>
    <w:rsid w:val="008B3E5B"/>
    <w:rsid w:val="008B44B8"/>
    <w:rsid w:val="008B454D"/>
    <w:rsid w:val="008B4CF8"/>
    <w:rsid w:val="008B5DF9"/>
    <w:rsid w:val="008B74D1"/>
    <w:rsid w:val="008C1DCD"/>
    <w:rsid w:val="008C3402"/>
    <w:rsid w:val="008C3862"/>
    <w:rsid w:val="008C4513"/>
    <w:rsid w:val="008C5292"/>
    <w:rsid w:val="008C5B27"/>
    <w:rsid w:val="008C6226"/>
    <w:rsid w:val="008C6397"/>
    <w:rsid w:val="008D1C3E"/>
    <w:rsid w:val="008D27C7"/>
    <w:rsid w:val="008D33A5"/>
    <w:rsid w:val="008D3D7A"/>
    <w:rsid w:val="008D3F83"/>
    <w:rsid w:val="008D4046"/>
    <w:rsid w:val="008D4D74"/>
    <w:rsid w:val="008D7BDF"/>
    <w:rsid w:val="008E133E"/>
    <w:rsid w:val="008E1910"/>
    <w:rsid w:val="008E2898"/>
    <w:rsid w:val="008E328B"/>
    <w:rsid w:val="008E32BB"/>
    <w:rsid w:val="008E362E"/>
    <w:rsid w:val="008E3704"/>
    <w:rsid w:val="008E3BE5"/>
    <w:rsid w:val="008E736E"/>
    <w:rsid w:val="008E73ED"/>
    <w:rsid w:val="008F1900"/>
    <w:rsid w:val="008F217E"/>
    <w:rsid w:val="008F22BC"/>
    <w:rsid w:val="008F2406"/>
    <w:rsid w:val="008F342C"/>
    <w:rsid w:val="008F57F0"/>
    <w:rsid w:val="008F5BDC"/>
    <w:rsid w:val="008F5D29"/>
    <w:rsid w:val="008F5DEE"/>
    <w:rsid w:val="008F5E51"/>
    <w:rsid w:val="008F74BE"/>
    <w:rsid w:val="00900D47"/>
    <w:rsid w:val="0090328C"/>
    <w:rsid w:val="00903794"/>
    <w:rsid w:val="009041E5"/>
    <w:rsid w:val="00911739"/>
    <w:rsid w:val="00911879"/>
    <w:rsid w:val="00916D80"/>
    <w:rsid w:val="009177B9"/>
    <w:rsid w:val="00921B05"/>
    <w:rsid w:val="00921D08"/>
    <w:rsid w:val="00922175"/>
    <w:rsid w:val="00922FD9"/>
    <w:rsid w:val="009232CA"/>
    <w:rsid w:val="00923458"/>
    <w:rsid w:val="009237BC"/>
    <w:rsid w:val="00924C5F"/>
    <w:rsid w:val="00926022"/>
    <w:rsid w:val="00926BA7"/>
    <w:rsid w:val="00926FC4"/>
    <w:rsid w:val="00927620"/>
    <w:rsid w:val="00927E1A"/>
    <w:rsid w:val="00930C4E"/>
    <w:rsid w:val="009319D4"/>
    <w:rsid w:val="009320C7"/>
    <w:rsid w:val="00932394"/>
    <w:rsid w:val="00935A75"/>
    <w:rsid w:val="00937177"/>
    <w:rsid w:val="009410DD"/>
    <w:rsid w:val="00941596"/>
    <w:rsid w:val="0094268C"/>
    <w:rsid w:val="00942AAD"/>
    <w:rsid w:val="00942E59"/>
    <w:rsid w:val="009438A1"/>
    <w:rsid w:val="00943C61"/>
    <w:rsid w:val="00944085"/>
    <w:rsid w:val="00946188"/>
    <w:rsid w:val="009503DB"/>
    <w:rsid w:val="009545CC"/>
    <w:rsid w:val="0095489F"/>
    <w:rsid w:val="00954B78"/>
    <w:rsid w:val="0095588E"/>
    <w:rsid w:val="00956054"/>
    <w:rsid w:val="009561B2"/>
    <w:rsid w:val="00956470"/>
    <w:rsid w:val="00957AEF"/>
    <w:rsid w:val="00957D62"/>
    <w:rsid w:val="009608A4"/>
    <w:rsid w:val="0096232C"/>
    <w:rsid w:val="00962A74"/>
    <w:rsid w:val="00963447"/>
    <w:rsid w:val="009639B7"/>
    <w:rsid w:val="009667E0"/>
    <w:rsid w:val="009675D4"/>
    <w:rsid w:val="00971E4C"/>
    <w:rsid w:val="00972295"/>
    <w:rsid w:val="00973502"/>
    <w:rsid w:val="0097398A"/>
    <w:rsid w:val="00975AD8"/>
    <w:rsid w:val="009774E4"/>
    <w:rsid w:val="009807EA"/>
    <w:rsid w:val="00980E27"/>
    <w:rsid w:val="00981D63"/>
    <w:rsid w:val="0098246E"/>
    <w:rsid w:val="00983706"/>
    <w:rsid w:val="009839A8"/>
    <w:rsid w:val="009849BC"/>
    <w:rsid w:val="00985CD0"/>
    <w:rsid w:val="009862E4"/>
    <w:rsid w:val="00986DA3"/>
    <w:rsid w:val="009906FF"/>
    <w:rsid w:val="0099078B"/>
    <w:rsid w:val="00990AEB"/>
    <w:rsid w:val="0099100E"/>
    <w:rsid w:val="0099369D"/>
    <w:rsid w:val="00995923"/>
    <w:rsid w:val="00996278"/>
    <w:rsid w:val="00996CE8"/>
    <w:rsid w:val="009971D7"/>
    <w:rsid w:val="00997DA3"/>
    <w:rsid w:val="009A01CF"/>
    <w:rsid w:val="009A0F62"/>
    <w:rsid w:val="009A1156"/>
    <w:rsid w:val="009A157C"/>
    <w:rsid w:val="009A46FC"/>
    <w:rsid w:val="009A5C21"/>
    <w:rsid w:val="009A6493"/>
    <w:rsid w:val="009A68CE"/>
    <w:rsid w:val="009A6AC2"/>
    <w:rsid w:val="009B3679"/>
    <w:rsid w:val="009B5072"/>
    <w:rsid w:val="009B5ACB"/>
    <w:rsid w:val="009B5DBA"/>
    <w:rsid w:val="009B7210"/>
    <w:rsid w:val="009C214C"/>
    <w:rsid w:val="009C2551"/>
    <w:rsid w:val="009C2A02"/>
    <w:rsid w:val="009C2BBD"/>
    <w:rsid w:val="009D0080"/>
    <w:rsid w:val="009D2DA9"/>
    <w:rsid w:val="009D3BFE"/>
    <w:rsid w:val="009D3E85"/>
    <w:rsid w:val="009E3506"/>
    <w:rsid w:val="009E5A8B"/>
    <w:rsid w:val="009E6B02"/>
    <w:rsid w:val="009E72F9"/>
    <w:rsid w:val="009E7521"/>
    <w:rsid w:val="009F0FB8"/>
    <w:rsid w:val="009F10DA"/>
    <w:rsid w:val="009F2BFE"/>
    <w:rsid w:val="009F317D"/>
    <w:rsid w:val="009F31A3"/>
    <w:rsid w:val="009F5123"/>
    <w:rsid w:val="009F6646"/>
    <w:rsid w:val="009F675E"/>
    <w:rsid w:val="009F75A0"/>
    <w:rsid w:val="009F7D76"/>
    <w:rsid w:val="009F7E7D"/>
    <w:rsid w:val="00A00C7B"/>
    <w:rsid w:val="00A02611"/>
    <w:rsid w:val="00A02F6F"/>
    <w:rsid w:val="00A04997"/>
    <w:rsid w:val="00A06527"/>
    <w:rsid w:val="00A07E4C"/>
    <w:rsid w:val="00A106D8"/>
    <w:rsid w:val="00A108BF"/>
    <w:rsid w:val="00A11C7E"/>
    <w:rsid w:val="00A1211F"/>
    <w:rsid w:val="00A1331B"/>
    <w:rsid w:val="00A13781"/>
    <w:rsid w:val="00A13D6D"/>
    <w:rsid w:val="00A14A41"/>
    <w:rsid w:val="00A1759F"/>
    <w:rsid w:val="00A17D41"/>
    <w:rsid w:val="00A21A95"/>
    <w:rsid w:val="00A2354A"/>
    <w:rsid w:val="00A23C51"/>
    <w:rsid w:val="00A2463B"/>
    <w:rsid w:val="00A24B1F"/>
    <w:rsid w:val="00A26021"/>
    <w:rsid w:val="00A2691D"/>
    <w:rsid w:val="00A27140"/>
    <w:rsid w:val="00A27D04"/>
    <w:rsid w:val="00A309EC"/>
    <w:rsid w:val="00A311BC"/>
    <w:rsid w:val="00A31F6E"/>
    <w:rsid w:val="00A3342E"/>
    <w:rsid w:val="00A33DA9"/>
    <w:rsid w:val="00A35394"/>
    <w:rsid w:val="00A400B1"/>
    <w:rsid w:val="00A40FB7"/>
    <w:rsid w:val="00A4155D"/>
    <w:rsid w:val="00A436EB"/>
    <w:rsid w:val="00A43719"/>
    <w:rsid w:val="00A4481F"/>
    <w:rsid w:val="00A50748"/>
    <w:rsid w:val="00A50F1F"/>
    <w:rsid w:val="00A521C2"/>
    <w:rsid w:val="00A542B1"/>
    <w:rsid w:val="00A558C2"/>
    <w:rsid w:val="00A55F44"/>
    <w:rsid w:val="00A56A2A"/>
    <w:rsid w:val="00A56EAB"/>
    <w:rsid w:val="00A601A6"/>
    <w:rsid w:val="00A607C1"/>
    <w:rsid w:val="00A611E3"/>
    <w:rsid w:val="00A61482"/>
    <w:rsid w:val="00A62347"/>
    <w:rsid w:val="00A639BE"/>
    <w:rsid w:val="00A64A09"/>
    <w:rsid w:val="00A664CE"/>
    <w:rsid w:val="00A67D04"/>
    <w:rsid w:val="00A67ED4"/>
    <w:rsid w:val="00A718D7"/>
    <w:rsid w:val="00A721E9"/>
    <w:rsid w:val="00A724C2"/>
    <w:rsid w:val="00A74170"/>
    <w:rsid w:val="00A74925"/>
    <w:rsid w:val="00A7530F"/>
    <w:rsid w:val="00A82661"/>
    <w:rsid w:val="00A8456D"/>
    <w:rsid w:val="00A85838"/>
    <w:rsid w:val="00A877EB"/>
    <w:rsid w:val="00A9073B"/>
    <w:rsid w:val="00A9413E"/>
    <w:rsid w:val="00A95EAE"/>
    <w:rsid w:val="00A96289"/>
    <w:rsid w:val="00A97DD9"/>
    <w:rsid w:val="00AA02ED"/>
    <w:rsid w:val="00AA19EE"/>
    <w:rsid w:val="00AA21CB"/>
    <w:rsid w:val="00AA2F53"/>
    <w:rsid w:val="00AA42F1"/>
    <w:rsid w:val="00AA6286"/>
    <w:rsid w:val="00AA7047"/>
    <w:rsid w:val="00AB1227"/>
    <w:rsid w:val="00AB1651"/>
    <w:rsid w:val="00AB2C7E"/>
    <w:rsid w:val="00AB33AA"/>
    <w:rsid w:val="00AB3BEC"/>
    <w:rsid w:val="00AB3CCF"/>
    <w:rsid w:val="00AB3F58"/>
    <w:rsid w:val="00AB6C8B"/>
    <w:rsid w:val="00AB783A"/>
    <w:rsid w:val="00AB7958"/>
    <w:rsid w:val="00AC0C57"/>
    <w:rsid w:val="00AC23BF"/>
    <w:rsid w:val="00AC3B9C"/>
    <w:rsid w:val="00AC56BE"/>
    <w:rsid w:val="00AC618D"/>
    <w:rsid w:val="00AC6E63"/>
    <w:rsid w:val="00AD0A74"/>
    <w:rsid w:val="00AD0E38"/>
    <w:rsid w:val="00AD488C"/>
    <w:rsid w:val="00AD4EFB"/>
    <w:rsid w:val="00AD5F3B"/>
    <w:rsid w:val="00AE053B"/>
    <w:rsid w:val="00AE197E"/>
    <w:rsid w:val="00AE429A"/>
    <w:rsid w:val="00AE44D0"/>
    <w:rsid w:val="00AE5801"/>
    <w:rsid w:val="00AE5B42"/>
    <w:rsid w:val="00AE6972"/>
    <w:rsid w:val="00AE7FAA"/>
    <w:rsid w:val="00AF031B"/>
    <w:rsid w:val="00AF0D7C"/>
    <w:rsid w:val="00AF33E1"/>
    <w:rsid w:val="00AF39A3"/>
    <w:rsid w:val="00AF68C3"/>
    <w:rsid w:val="00AF6BF9"/>
    <w:rsid w:val="00AF6C9F"/>
    <w:rsid w:val="00AF738C"/>
    <w:rsid w:val="00AF7B95"/>
    <w:rsid w:val="00B00C82"/>
    <w:rsid w:val="00B02607"/>
    <w:rsid w:val="00B03562"/>
    <w:rsid w:val="00B043CF"/>
    <w:rsid w:val="00B068AD"/>
    <w:rsid w:val="00B07120"/>
    <w:rsid w:val="00B07FD7"/>
    <w:rsid w:val="00B10CD4"/>
    <w:rsid w:val="00B12EA2"/>
    <w:rsid w:val="00B13BD1"/>
    <w:rsid w:val="00B143D7"/>
    <w:rsid w:val="00B1476D"/>
    <w:rsid w:val="00B14FB4"/>
    <w:rsid w:val="00B1558C"/>
    <w:rsid w:val="00B15CF5"/>
    <w:rsid w:val="00B176C0"/>
    <w:rsid w:val="00B202BF"/>
    <w:rsid w:val="00B202CF"/>
    <w:rsid w:val="00B239F7"/>
    <w:rsid w:val="00B2655F"/>
    <w:rsid w:val="00B26842"/>
    <w:rsid w:val="00B27F8B"/>
    <w:rsid w:val="00B30895"/>
    <w:rsid w:val="00B30992"/>
    <w:rsid w:val="00B31FC1"/>
    <w:rsid w:val="00B3217B"/>
    <w:rsid w:val="00B355A4"/>
    <w:rsid w:val="00B36822"/>
    <w:rsid w:val="00B36928"/>
    <w:rsid w:val="00B369E1"/>
    <w:rsid w:val="00B374C9"/>
    <w:rsid w:val="00B37E43"/>
    <w:rsid w:val="00B4317D"/>
    <w:rsid w:val="00B435D9"/>
    <w:rsid w:val="00B44CA6"/>
    <w:rsid w:val="00B47DFD"/>
    <w:rsid w:val="00B51D0C"/>
    <w:rsid w:val="00B52C15"/>
    <w:rsid w:val="00B56719"/>
    <w:rsid w:val="00B57E80"/>
    <w:rsid w:val="00B607F6"/>
    <w:rsid w:val="00B62504"/>
    <w:rsid w:val="00B6349B"/>
    <w:rsid w:val="00B64945"/>
    <w:rsid w:val="00B66522"/>
    <w:rsid w:val="00B676B9"/>
    <w:rsid w:val="00B67F60"/>
    <w:rsid w:val="00B71A6A"/>
    <w:rsid w:val="00B727AB"/>
    <w:rsid w:val="00B73AB3"/>
    <w:rsid w:val="00B74955"/>
    <w:rsid w:val="00B77858"/>
    <w:rsid w:val="00B778E2"/>
    <w:rsid w:val="00B83F15"/>
    <w:rsid w:val="00B85AE1"/>
    <w:rsid w:val="00B930B4"/>
    <w:rsid w:val="00B934C4"/>
    <w:rsid w:val="00B97A0C"/>
    <w:rsid w:val="00BA1632"/>
    <w:rsid w:val="00BA19EB"/>
    <w:rsid w:val="00BA3CAE"/>
    <w:rsid w:val="00BA6182"/>
    <w:rsid w:val="00BA7318"/>
    <w:rsid w:val="00BA73DC"/>
    <w:rsid w:val="00BB0591"/>
    <w:rsid w:val="00BB08AF"/>
    <w:rsid w:val="00BB2775"/>
    <w:rsid w:val="00BB31F7"/>
    <w:rsid w:val="00BB4047"/>
    <w:rsid w:val="00BB7AAA"/>
    <w:rsid w:val="00BC0B6A"/>
    <w:rsid w:val="00BC2805"/>
    <w:rsid w:val="00BC2C8E"/>
    <w:rsid w:val="00BC742C"/>
    <w:rsid w:val="00BC7A76"/>
    <w:rsid w:val="00BD07EE"/>
    <w:rsid w:val="00BD1DB1"/>
    <w:rsid w:val="00BD2687"/>
    <w:rsid w:val="00BD2F0E"/>
    <w:rsid w:val="00BD44C7"/>
    <w:rsid w:val="00BD567D"/>
    <w:rsid w:val="00BD6F42"/>
    <w:rsid w:val="00BD7396"/>
    <w:rsid w:val="00BE0133"/>
    <w:rsid w:val="00BE0775"/>
    <w:rsid w:val="00BE458E"/>
    <w:rsid w:val="00BE7944"/>
    <w:rsid w:val="00BF0255"/>
    <w:rsid w:val="00BF05FB"/>
    <w:rsid w:val="00BF419D"/>
    <w:rsid w:val="00BF55B4"/>
    <w:rsid w:val="00BF5729"/>
    <w:rsid w:val="00BF6429"/>
    <w:rsid w:val="00BF6C58"/>
    <w:rsid w:val="00BF6CFB"/>
    <w:rsid w:val="00BF6D0E"/>
    <w:rsid w:val="00BF6E42"/>
    <w:rsid w:val="00BF71CD"/>
    <w:rsid w:val="00BF7242"/>
    <w:rsid w:val="00BF7FFB"/>
    <w:rsid w:val="00C007C2"/>
    <w:rsid w:val="00C01838"/>
    <w:rsid w:val="00C023EB"/>
    <w:rsid w:val="00C05A3A"/>
    <w:rsid w:val="00C11128"/>
    <w:rsid w:val="00C1113F"/>
    <w:rsid w:val="00C1116B"/>
    <w:rsid w:val="00C114D0"/>
    <w:rsid w:val="00C133AD"/>
    <w:rsid w:val="00C1368C"/>
    <w:rsid w:val="00C13CEB"/>
    <w:rsid w:val="00C14896"/>
    <w:rsid w:val="00C1646F"/>
    <w:rsid w:val="00C16F24"/>
    <w:rsid w:val="00C2253C"/>
    <w:rsid w:val="00C22D50"/>
    <w:rsid w:val="00C24258"/>
    <w:rsid w:val="00C24269"/>
    <w:rsid w:val="00C264BD"/>
    <w:rsid w:val="00C274BB"/>
    <w:rsid w:val="00C2754E"/>
    <w:rsid w:val="00C27EA1"/>
    <w:rsid w:val="00C30A9B"/>
    <w:rsid w:val="00C30CFD"/>
    <w:rsid w:val="00C31097"/>
    <w:rsid w:val="00C3128A"/>
    <w:rsid w:val="00C335AD"/>
    <w:rsid w:val="00C3379C"/>
    <w:rsid w:val="00C34A9B"/>
    <w:rsid w:val="00C3535B"/>
    <w:rsid w:val="00C3683F"/>
    <w:rsid w:val="00C372B5"/>
    <w:rsid w:val="00C40A7E"/>
    <w:rsid w:val="00C40DF9"/>
    <w:rsid w:val="00C425E8"/>
    <w:rsid w:val="00C4397C"/>
    <w:rsid w:val="00C44BE4"/>
    <w:rsid w:val="00C456FD"/>
    <w:rsid w:val="00C46E4D"/>
    <w:rsid w:val="00C5063D"/>
    <w:rsid w:val="00C5139F"/>
    <w:rsid w:val="00C521CE"/>
    <w:rsid w:val="00C576EE"/>
    <w:rsid w:val="00C60093"/>
    <w:rsid w:val="00C61321"/>
    <w:rsid w:val="00C613AD"/>
    <w:rsid w:val="00C6170A"/>
    <w:rsid w:val="00C61D23"/>
    <w:rsid w:val="00C6259E"/>
    <w:rsid w:val="00C62AA8"/>
    <w:rsid w:val="00C62B9D"/>
    <w:rsid w:val="00C6582E"/>
    <w:rsid w:val="00C662D2"/>
    <w:rsid w:val="00C6686B"/>
    <w:rsid w:val="00C700FD"/>
    <w:rsid w:val="00C712F9"/>
    <w:rsid w:val="00C7422E"/>
    <w:rsid w:val="00C7471F"/>
    <w:rsid w:val="00C74E7F"/>
    <w:rsid w:val="00C759AE"/>
    <w:rsid w:val="00C759CF"/>
    <w:rsid w:val="00C76415"/>
    <w:rsid w:val="00C773D6"/>
    <w:rsid w:val="00C80AE8"/>
    <w:rsid w:val="00C8171D"/>
    <w:rsid w:val="00C819CD"/>
    <w:rsid w:val="00C82606"/>
    <w:rsid w:val="00C832EB"/>
    <w:rsid w:val="00C83B28"/>
    <w:rsid w:val="00C8439B"/>
    <w:rsid w:val="00C84538"/>
    <w:rsid w:val="00C867D9"/>
    <w:rsid w:val="00C8735D"/>
    <w:rsid w:val="00C8769D"/>
    <w:rsid w:val="00C87C07"/>
    <w:rsid w:val="00C9048C"/>
    <w:rsid w:val="00C9066C"/>
    <w:rsid w:val="00C91D7C"/>
    <w:rsid w:val="00C92986"/>
    <w:rsid w:val="00C94EA5"/>
    <w:rsid w:val="00C97606"/>
    <w:rsid w:val="00CA01FA"/>
    <w:rsid w:val="00CA12BC"/>
    <w:rsid w:val="00CA4A9B"/>
    <w:rsid w:val="00CA5564"/>
    <w:rsid w:val="00CA5DF0"/>
    <w:rsid w:val="00CA6336"/>
    <w:rsid w:val="00CA6B83"/>
    <w:rsid w:val="00CA785D"/>
    <w:rsid w:val="00CA7CA7"/>
    <w:rsid w:val="00CB3FD5"/>
    <w:rsid w:val="00CB4F6F"/>
    <w:rsid w:val="00CB6649"/>
    <w:rsid w:val="00CB71F2"/>
    <w:rsid w:val="00CB79FD"/>
    <w:rsid w:val="00CC0CF1"/>
    <w:rsid w:val="00CC0F5C"/>
    <w:rsid w:val="00CC30A5"/>
    <w:rsid w:val="00CC37B6"/>
    <w:rsid w:val="00CC4895"/>
    <w:rsid w:val="00CC6488"/>
    <w:rsid w:val="00CC6583"/>
    <w:rsid w:val="00CC6EF4"/>
    <w:rsid w:val="00CD09DF"/>
    <w:rsid w:val="00CD2132"/>
    <w:rsid w:val="00CD2B83"/>
    <w:rsid w:val="00CD430C"/>
    <w:rsid w:val="00CD52CB"/>
    <w:rsid w:val="00CD609E"/>
    <w:rsid w:val="00CE08EA"/>
    <w:rsid w:val="00CE5AAA"/>
    <w:rsid w:val="00CF032E"/>
    <w:rsid w:val="00CF0AB9"/>
    <w:rsid w:val="00CF209B"/>
    <w:rsid w:val="00CF3611"/>
    <w:rsid w:val="00CF56F3"/>
    <w:rsid w:val="00CF6DFE"/>
    <w:rsid w:val="00CF76E0"/>
    <w:rsid w:val="00D00866"/>
    <w:rsid w:val="00D00F6D"/>
    <w:rsid w:val="00D011E7"/>
    <w:rsid w:val="00D01793"/>
    <w:rsid w:val="00D02134"/>
    <w:rsid w:val="00D02CA8"/>
    <w:rsid w:val="00D056AF"/>
    <w:rsid w:val="00D06EA8"/>
    <w:rsid w:val="00D07E7A"/>
    <w:rsid w:val="00D10564"/>
    <w:rsid w:val="00D10F89"/>
    <w:rsid w:val="00D112B2"/>
    <w:rsid w:val="00D12E89"/>
    <w:rsid w:val="00D13B15"/>
    <w:rsid w:val="00D1440F"/>
    <w:rsid w:val="00D14902"/>
    <w:rsid w:val="00D151A1"/>
    <w:rsid w:val="00D1614E"/>
    <w:rsid w:val="00D16D51"/>
    <w:rsid w:val="00D16F2F"/>
    <w:rsid w:val="00D17BA2"/>
    <w:rsid w:val="00D17CE6"/>
    <w:rsid w:val="00D20DF8"/>
    <w:rsid w:val="00D21DA9"/>
    <w:rsid w:val="00D2328D"/>
    <w:rsid w:val="00D2384F"/>
    <w:rsid w:val="00D23E9C"/>
    <w:rsid w:val="00D25C89"/>
    <w:rsid w:val="00D31AAD"/>
    <w:rsid w:val="00D339BE"/>
    <w:rsid w:val="00D37B85"/>
    <w:rsid w:val="00D4148F"/>
    <w:rsid w:val="00D41FA2"/>
    <w:rsid w:val="00D42018"/>
    <w:rsid w:val="00D42692"/>
    <w:rsid w:val="00D4300D"/>
    <w:rsid w:val="00D4527C"/>
    <w:rsid w:val="00D45E43"/>
    <w:rsid w:val="00D46315"/>
    <w:rsid w:val="00D46517"/>
    <w:rsid w:val="00D470D3"/>
    <w:rsid w:val="00D472F3"/>
    <w:rsid w:val="00D5110A"/>
    <w:rsid w:val="00D52F3C"/>
    <w:rsid w:val="00D56748"/>
    <w:rsid w:val="00D56F81"/>
    <w:rsid w:val="00D5720A"/>
    <w:rsid w:val="00D57479"/>
    <w:rsid w:val="00D574B1"/>
    <w:rsid w:val="00D57AEA"/>
    <w:rsid w:val="00D622F7"/>
    <w:rsid w:val="00D6320A"/>
    <w:rsid w:val="00D63554"/>
    <w:rsid w:val="00D640FE"/>
    <w:rsid w:val="00D66194"/>
    <w:rsid w:val="00D71B3E"/>
    <w:rsid w:val="00D7381B"/>
    <w:rsid w:val="00D74C9C"/>
    <w:rsid w:val="00D76ACE"/>
    <w:rsid w:val="00D76BF6"/>
    <w:rsid w:val="00D7787E"/>
    <w:rsid w:val="00D80F74"/>
    <w:rsid w:val="00D81D3A"/>
    <w:rsid w:val="00D822AC"/>
    <w:rsid w:val="00D82546"/>
    <w:rsid w:val="00D8304F"/>
    <w:rsid w:val="00D8326E"/>
    <w:rsid w:val="00D84DFB"/>
    <w:rsid w:val="00D85F45"/>
    <w:rsid w:val="00D87121"/>
    <w:rsid w:val="00D87B82"/>
    <w:rsid w:val="00DA0392"/>
    <w:rsid w:val="00DA0CF4"/>
    <w:rsid w:val="00DA0FBD"/>
    <w:rsid w:val="00DA126F"/>
    <w:rsid w:val="00DA1B3E"/>
    <w:rsid w:val="00DA1B8D"/>
    <w:rsid w:val="00DA1CD3"/>
    <w:rsid w:val="00DA21A8"/>
    <w:rsid w:val="00DA21B8"/>
    <w:rsid w:val="00DA27B6"/>
    <w:rsid w:val="00DA2917"/>
    <w:rsid w:val="00DA3D57"/>
    <w:rsid w:val="00DA56BC"/>
    <w:rsid w:val="00DA5EA7"/>
    <w:rsid w:val="00DA7F7F"/>
    <w:rsid w:val="00DB0C11"/>
    <w:rsid w:val="00DB1012"/>
    <w:rsid w:val="00DB142F"/>
    <w:rsid w:val="00DB1A2E"/>
    <w:rsid w:val="00DB2BA3"/>
    <w:rsid w:val="00DB2DD4"/>
    <w:rsid w:val="00DB412C"/>
    <w:rsid w:val="00DB4406"/>
    <w:rsid w:val="00DB4FD2"/>
    <w:rsid w:val="00DB6B95"/>
    <w:rsid w:val="00DB7662"/>
    <w:rsid w:val="00DC141E"/>
    <w:rsid w:val="00DC3636"/>
    <w:rsid w:val="00DC663E"/>
    <w:rsid w:val="00DC7FE8"/>
    <w:rsid w:val="00DD0CB9"/>
    <w:rsid w:val="00DD1347"/>
    <w:rsid w:val="00DD2987"/>
    <w:rsid w:val="00DD2E22"/>
    <w:rsid w:val="00DD5A56"/>
    <w:rsid w:val="00DD5F70"/>
    <w:rsid w:val="00DD7048"/>
    <w:rsid w:val="00DD7095"/>
    <w:rsid w:val="00DD7D6D"/>
    <w:rsid w:val="00DE163B"/>
    <w:rsid w:val="00DE16C9"/>
    <w:rsid w:val="00DE24CA"/>
    <w:rsid w:val="00DE3A4A"/>
    <w:rsid w:val="00DE6006"/>
    <w:rsid w:val="00DE6E55"/>
    <w:rsid w:val="00DE7109"/>
    <w:rsid w:val="00DE7301"/>
    <w:rsid w:val="00DF06AE"/>
    <w:rsid w:val="00DF1904"/>
    <w:rsid w:val="00DF1C41"/>
    <w:rsid w:val="00DF2FE9"/>
    <w:rsid w:val="00DF3A1C"/>
    <w:rsid w:val="00DF5A5F"/>
    <w:rsid w:val="00DF6664"/>
    <w:rsid w:val="00DF70C6"/>
    <w:rsid w:val="00E01981"/>
    <w:rsid w:val="00E021BB"/>
    <w:rsid w:val="00E02E87"/>
    <w:rsid w:val="00E03FD7"/>
    <w:rsid w:val="00E07099"/>
    <w:rsid w:val="00E074F3"/>
    <w:rsid w:val="00E076B1"/>
    <w:rsid w:val="00E07BB5"/>
    <w:rsid w:val="00E103A1"/>
    <w:rsid w:val="00E12738"/>
    <w:rsid w:val="00E1340E"/>
    <w:rsid w:val="00E1458C"/>
    <w:rsid w:val="00E14B7E"/>
    <w:rsid w:val="00E14D9C"/>
    <w:rsid w:val="00E151F5"/>
    <w:rsid w:val="00E1551E"/>
    <w:rsid w:val="00E162A2"/>
    <w:rsid w:val="00E16690"/>
    <w:rsid w:val="00E169D3"/>
    <w:rsid w:val="00E16A06"/>
    <w:rsid w:val="00E16BCD"/>
    <w:rsid w:val="00E21A07"/>
    <w:rsid w:val="00E23610"/>
    <w:rsid w:val="00E2475E"/>
    <w:rsid w:val="00E27C67"/>
    <w:rsid w:val="00E30773"/>
    <w:rsid w:val="00E31A11"/>
    <w:rsid w:val="00E34B09"/>
    <w:rsid w:val="00E35287"/>
    <w:rsid w:val="00E35A1C"/>
    <w:rsid w:val="00E36C30"/>
    <w:rsid w:val="00E373DE"/>
    <w:rsid w:val="00E374C7"/>
    <w:rsid w:val="00E40A67"/>
    <w:rsid w:val="00E41900"/>
    <w:rsid w:val="00E42284"/>
    <w:rsid w:val="00E4332F"/>
    <w:rsid w:val="00E4384F"/>
    <w:rsid w:val="00E44360"/>
    <w:rsid w:val="00E44746"/>
    <w:rsid w:val="00E44AB5"/>
    <w:rsid w:val="00E45309"/>
    <w:rsid w:val="00E45C77"/>
    <w:rsid w:val="00E4601D"/>
    <w:rsid w:val="00E472D5"/>
    <w:rsid w:val="00E50D2C"/>
    <w:rsid w:val="00E52B1C"/>
    <w:rsid w:val="00E52BD4"/>
    <w:rsid w:val="00E531F8"/>
    <w:rsid w:val="00E5542B"/>
    <w:rsid w:val="00E62EA1"/>
    <w:rsid w:val="00E63080"/>
    <w:rsid w:val="00E632F2"/>
    <w:rsid w:val="00E63DE6"/>
    <w:rsid w:val="00E653C8"/>
    <w:rsid w:val="00E662A1"/>
    <w:rsid w:val="00E668AD"/>
    <w:rsid w:val="00E66B67"/>
    <w:rsid w:val="00E66EC6"/>
    <w:rsid w:val="00E72D3E"/>
    <w:rsid w:val="00E73219"/>
    <w:rsid w:val="00E74280"/>
    <w:rsid w:val="00E752D9"/>
    <w:rsid w:val="00E75AC0"/>
    <w:rsid w:val="00E760B2"/>
    <w:rsid w:val="00E76906"/>
    <w:rsid w:val="00E816D3"/>
    <w:rsid w:val="00E81AAD"/>
    <w:rsid w:val="00E81F25"/>
    <w:rsid w:val="00E846F6"/>
    <w:rsid w:val="00E847E3"/>
    <w:rsid w:val="00E8516D"/>
    <w:rsid w:val="00E855E8"/>
    <w:rsid w:val="00E8562B"/>
    <w:rsid w:val="00E85F7E"/>
    <w:rsid w:val="00E86DFA"/>
    <w:rsid w:val="00E86F45"/>
    <w:rsid w:val="00E86FB1"/>
    <w:rsid w:val="00E87725"/>
    <w:rsid w:val="00E878C2"/>
    <w:rsid w:val="00E87A34"/>
    <w:rsid w:val="00E90D92"/>
    <w:rsid w:val="00E92841"/>
    <w:rsid w:val="00E93648"/>
    <w:rsid w:val="00E94C3B"/>
    <w:rsid w:val="00E9588C"/>
    <w:rsid w:val="00E95E2F"/>
    <w:rsid w:val="00E972D9"/>
    <w:rsid w:val="00E9735B"/>
    <w:rsid w:val="00E97F57"/>
    <w:rsid w:val="00EA2915"/>
    <w:rsid w:val="00EA310F"/>
    <w:rsid w:val="00EA33E0"/>
    <w:rsid w:val="00EA4921"/>
    <w:rsid w:val="00EA7270"/>
    <w:rsid w:val="00EA7E7B"/>
    <w:rsid w:val="00EB1AE7"/>
    <w:rsid w:val="00EB2AA6"/>
    <w:rsid w:val="00EB2BFD"/>
    <w:rsid w:val="00EB33AE"/>
    <w:rsid w:val="00EB37EA"/>
    <w:rsid w:val="00EB39FA"/>
    <w:rsid w:val="00EB46E7"/>
    <w:rsid w:val="00EB6DCE"/>
    <w:rsid w:val="00EC0816"/>
    <w:rsid w:val="00EC1C9C"/>
    <w:rsid w:val="00EC515F"/>
    <w:rsid w:val="00EC5490"/>
    <w:rsid w:val="00EC57D4"/>
    <w:rsid w:val="00EC6781"/>
    <w:rsid w:val="00EC6A09"/>
    <w:rsid w:val="00ED18B4"/>
    <w:rsid w:val="00ED233D"/>
    <w:rsid w:val="00ED2874"/>
    <w:rsid w:val="00ED3503"/>
    <w:rsid w:val="00ED6D34"/>
    <w:rsid w:val="00ED6DB8"/>
    <w:rsid w:val="00EE0FBC"/>
    <w:rsid w:val="00EE27BD"/>
    <w:rsid w:val="00EE2B85"/>
    <w:rsid w:val="00EE38AD"/>
    <w:rsid w:val="00EE4065"/>
    <w:rsid w:val="00EE716F"/>
    <w:rsid w:val="00EE7F26"/>
    <w:rsid w:val="00EF3181"/>
    <w:rsid w:val="00EF5F2C"/>
    <w:rsid w:val="00EF630C"/>
    <w:rsid w:val="00EF662C"/>
    <w:rsid w:val="00F000A7"/>
    <w:rsid w:val="00F00DF0"/>
    <w:rsid w:val="00F01BDE"/>
    <w:rsid w:val="00F020F4"/>
    <w:rsid w:val="00F0228D"/>
    <w:rsid w:val="00F025D4"/>
    <w:rsid w:val="00F045A6"/>
    <w:rsid w:val="00F06B07"/>
    <w:rsid w:val="00F07BE2"/>
    <w:rsid w:val="00F07C00"/>
    <w:rsid w:val="00F07F40"/>
    <w:rsid w:val="00F10479"/>
    <w:rsid w:val="00F11661"/>
    <w:rsid w:val="00F123A5"/>
    <w:rsid w:val="00F12D98"/>
    <w:rsid w:val="00F133FC"/>
    <w:rsid w:val="00F1450F"/>
    <w:rsid w:val="00F156C8"/>
    <w:rsid w:val="00F159D9"/>
    <w:rsid w:val="00F16F2B"/>
    <w:rsid w:val="00F17E42"/>
    <w:rsid w:val="00F2042B"/>
    <w:rsid w:val="00F22B82"/>
    <w:rsid w:val="00F241DA"/>
    <w:rsid w:val="00F2687A"/>
    <w:rsid w:val="00F278DE"/>
    <w:rsid w:val="00F34A78"/>
    <w:rsid w:val="00F35A45"/>
    <w:rsid w:val="00F3794F"/>
    <w:rsid w:val="00F37C3E"/>
    <w:rsid w:val="00F405CD"/>
    <w:rsid w:val="00F40C17"/>
    <w:rsid w:val="00F42628"/>
    <w:rsid w:val="00F43887"/>
    <w:rsid w:val="00F44473"/>
    <w:rsid w:val="00F46742"/>
    <w:rsid w:val="00F46F9A"/>
    <w:rsid w:val="00F470A3"/>
    <w:rsid w:val="00F521A6"/>
    <w:rsid w:val="00F53458"/>
    <w:rsid w:val="00F5420F"/>
    <w:rsid w:val="00F558D4"/>
    <w:rsid w:val="00F56A6C"/>
    <w:rsid w:val="00F56F27"/>
    <w:rsid w:val="00F60227"/>
    <w:rsid w:val="00F60881"/>
    <w:rsid w:val="00F64F00"/>
    <w:rsid w:val="00F65EAE"/>
    <w:rsid w:val="00F65FC3"/>
    <w:rsid w:val="00F660E2"/>
    <w:rsid w:val="00F66409"/>
    <w:rsid w:val="00F665AC"/>
    <w:rsid w:val="00F67155"/>
    <w:rsid w:val="00F6728C"/>
    <w:rsid w:val="00F7254E"/>
    <w:rsid w:val="00F73968"/>
    <w:rsid w:val="00F749B9"/>
    <w:rsid w:val="00F76A78"/>
    <w:rsid w:val="00F76FDE"/>
    <w:rsid w:val="00F80E19"/>
    <w:rsid w:val="00F83690"/>
    <w:rsid w:val="00F84CEB"/>
    <w:rsid w:val="00F8506C"/>
    <w:rsid w:val="00F853DC"/>
    <w:rsid w:val="00F8551B"/>
    <w:rsid w:val="00F8669A"/>
    <w:rsid w:val="00F86AF6"/>
    <w:rsid w:val="00F905C6"/>
    <w:rsid w:val="00F91816"/>
    <w:rsid w:val="00F91CA5"/>
    <w:rsid w:val="00F92B6F"/>
    <w:rsid w:val="00F9371B"/>
    <w:rsid w:val="00F93D49"/>
    <w:rsid w:val="00F94FCD"/>
    <w:rsid w:val="00F96162"/>
    <w:rsid w:val="00F96792"/>
    <w:rsid w:val="00F9720E"/>
    <w:rsid w:val="00FA0B2C"/>
    <w:rsid w:val="00FA0CC1"/>
    <w:rsid w:val="00FA19B4"/>
    <w:rsid w:val="00FA5F5D"/>
    <w:rsid w:val="00FA60ED"/>
    <w:rsid w:val="00FA618C"/>
    <w:rsid w:val="00FA62D5"/>
    <w:rsid w:val="00FA7671"/>
    <w:rsid w:val="00FA7FCD"/>
    <w:rsid w:val="00FB1940"/>
    <w:rsid w:val="00FB397D"/>
    <w:rsid w:val="00FB7DB2"/>
    <w:rsid w:val="00FC0348"/>
    <w:rsid w:val="00FC1688"/>
    <w:rsid w:val="00FC17EE"/>
    <w:rsid w:val="00FC2E2F"/>
    <w:rsid w:val="00FD0961"/>
    <w:rsid w:val="00FD0DD5"/>
    <w:rsid w:val="00FD10EA"/>
    <w:rsid w:val="00FD118A"/>
    <w:rsid w:val="00FD1472"/>
    <w:rsid w:val="00FD1478"/>
    <w:rsid w:val="00FD1547"/>
    <w:rsid w:val="00FD1604"/>
    <w:rsid w:val="00FD17C2"/>
    <w:rsid w:val="00FD223D"/>
    <w:rsid w:val="00FD2FDF"/>
    <w:rsid w:val="00FD33DB"/>
    <w:rsid w:val="00FD4D5E"/>
    <w:rsid w:val="00FD57EC"/>
    <w:rsid w:val="00FD6C7F"/>
    <w:rsid w:val="00FE10E7"/>
    <w:rsid w:val="00FE13DA"/>
    <w:rsid w:val="00FE2454"/>
    <w:rsid w:val="00FE294A"/>
    <w:rsid w:val="00FE4595"/>
    <w:rsid w:val="00FE5564"/>
    <w:rsid w:val="00FE577A"/>
    <w:rsid w:val="00FE6323"/>
    <w:rsid w:val="00FE789A"/>
    <w:rsid w:val="00FE7EEE"/>
    <w:rsid w:val="00FF0F39"/>
    <w:rsid w:val="00FF10C7"/>
    <w:rsid w:val="00FF13D4"/>
    <w:rsid w:val="00FF1542"/>
    <w:rsid w:val="00FF2DBD"/>
    <w:rsid w:val="00FF3668"/>
    <w:rsid w:val="00FF37E9"/>
    <w:rsid w:val="00FF4655"/>
    <w:rsid w:val="00FF57D0"/>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3A6789"/>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962A7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73219"/>
    <w:pPr>
      <w:keepNext/>
      <w:keepLines/>
      <w:spacing w:before="40" w:after="0"/>
      <w:outlineLvl w:val="2"/>
    </w:pPr>
    <w:rPr>
      <w:rFonts w:eastAsiaTheme="majorEastAsia" w:cstheme="majorBidi"/>
      <w:b/>
      <w:bCs/>
      <w:i/>
      <w:szCs w:val="24"/>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789"/>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962A74"/>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E73219"/>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 w:type="paragraph" w:styleId="FootnoteText">
    <w:name w:val="footnote text"/>
    <w:basedOn w:val="Normal"/>
    <w:link w:val="FootnoteTextChar"/>
    <w:uiPriority w:val="99"/>
    <w:semiHidden/>
    <w:unhideWhenUsed/>
    <w:rsid w:val="00163A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A20"/>
    <w:rPr>
      <w:rFonts w:ascii="Times New Roman" w:hAnsi="Times New Roman"/>
      <w:sz w:val="20"/>
      <w:szCs w:val="20"/>
    </w:rPr>
  </w:style>
  <w:style w:type="character" w:styleId="FootnoteReference">
    <w:name w:val="footnote reference"/>
    <w:basedOn w:val="DefaultParagraphFont"/>
    <w:uiPriority w:val="99"/>
    <w:semiHidden/>
    <w:unhideWhenUsed/>
    <w:rsid w:val="00163A20"/>
    <w:rPr>
      <w:vertAlign w:val="superscript"/>
    </w:rPr>
  </w:style>
  <w:style w:type="character" w:styleId="LineNumber">
    <w:name w:val="line number"/>
    <w:basedOn w:val="DefaultParagraphFont"/>
    <w:uiPriority w:val="99"/>
    <w:semiHidden/>
    <w:unhideWhenUsed/>
    <w:rsid w:val="00126D58"/>
  </w:style>
  <w:style w:type="character" w:customStyle="1" w:styleId="anchor-text">
    <w:name w:val="anchor-text"/>
    <w:basedOn w:val="DefaultParagraphFont"/>
    <w:rsid w:val="006A4FDB"/>
  </w:style>
  <w:style w:type="paragraph" w:customStyle="1" w:styleId="EndNoteBibliographyTitle">
    <w:name w:val="EndNote Bibliography Title"/>
    <w:basedOn w:val="Normal"/>
    <w:link w:val="EndNoteBibliographyTitleChar"/>
    <w:rsid w:val="007B019E"/>
    <w:pPr>
      <w:spacing w:after="0"/>
      <w:jc w:val="center"/>
    </w:pPr>
    <w:rPr>
      <w:rFonts w:cs="Times New Roman"/>
      <w:lang w:val="en-US"/>
    </w:rPr>
  </w:style>
  <w:style w:type="character" w:customStyle="1" w:styleId="EndNoteBibliographyTitleChar">
    <w:name w:val="EndNote Bibliography Title Char"/>
    <w:basedOn w:val="DefaultParagraphFont"/>
    <w:link w:val="EndNoteBibliographyTitle"/>
    <w:rsid w:val="007B019E"/>
    <w:rPr>
      <w:rFonts w:ascii="Times New Roman" w:hAnsi="Times New Roman" w:cs="Times New Roman"/>
      <w:lang w:val="en-US"/>
    </w:rPr>
  </w:style>
  <w:style w:type="paragraph" w:customStyle="1" w:styleId="EndNoteBibliography">
    <w:name w:val="EndNote Bibliography"/>
    <w:basedOn w:val="Normal"/>
    <w:link w:val="EndNoteBibliographyChar"/>
    <w:rsid w:val="007B019E"/>
    <w:pPr>
      <w:spacing w:line="240" w:lineRule="auto"/>
    </w:pPr>
    <w:rPr>
      <w:rFonts w:cs="Times New Roman"/>
      <w:lang w:val="en-US"/>
    </w:rPr>
  </w:style>
  <w:style w:type="character" w:customStyle="1" w:styleId="EndNoteBibliographyChar">
    <w:name w:val="EndNote Bibliography Char"/>
    <w:basedOn w:val="DefaultParagraphFont"/>
    <w:link w:val="EndNoteBibliography"/>
    <w:rsid w:val="007B019E"/>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713625325">
      <w:bodyDiv w:val="1"/>
      <w:marLeft w:val="0"/>
      <w:marRight w:val="0"/>
      <w:marTop w:val="0"/>
      <w:marBottom w:val="0"/>
      <w:divBdr>
        <w:top w:val="none" w:sz="0" w:space="0" w:color="auto"/>
        <w:left w:val="none" w:sz="0" w:space="0" w:color="auto"/>
        <w:bottom w:val="none" w:sz="0" w:space="0" w:color="auto"/>
        <w:right w:val="none" w:sz="0" w:space="0" w:color="auto"/>
      </w:divBdr>
    </w:div>
    <w:div w:id="1016886656">
      <w:bodyDiv w:val="1"/>
      <w:marLeft w:val="0"/>
      <w:marRight w:val="0"/>
      <w:marTop w:val="0"/>
      <w:marBottom w:val="0"/>
      <w:divBdr>
        <w:top w:val="none" w:sz="0" w:space="0" w:color="auto"/>
        <w:left w:val="none" w:sz="0" w:space="0" w:color="auto"/>
        <w:bottom w:val="none" w:sz="0" w:space="0" w:color="auto"/>
        <w:right w:val="none" w:sz="0" w:space="0" w:color="auto"/>
      </w:divBdr>
    </w:div>
    <w:div w:id="1277523295">
      <w:bodyDiv w:val="1"/>
      <w:marLeft w:val="0"/>
      <w:marRight w:val="0"/>
      <w:marTop w:val="0"/>
      <w:marBottom w:val="0"/>
      <w:divBdr>
        <w:top w:val="none" w:sz="0" w:space="0" w:color="auto"/>
        <w:left w:val="none" w:sz="0" w:space="0" w:color="auto"/>
        <w:bottom w:val="none" w:sz="0" w:space="0" w:color="auto"/>
        <w:right w:val="none" w:sz="0" w:space="0" w:color="auto"/>
      </w:divBdr>
    </w:div>
    <w:div w:id="1571648460">
      <w:bodyDiv w:val="1"/>
      <w:marLeft w:val="0"/>
      <w:marRight w:val="0"/>
      <w:marTop w:val="0"/>
      <w:marBottom w:val="0"/>
      <w:divBdr>
        <w:top w:val="none" w:sz="0" w:space="0" w:color="auto"/>
        <w:left w:val="none" w:sz="0" w:space="0" w:color="auto"/>
        <w:bottom w:val="none" w:sz="0" w:space="0" w:color="auto"/>
        <w:right w:val="none" w:sz="0" w:space="0" w:color="auto"/>
      </w:divBdr>
      <w:divsChild>
        <w:div w:id="172844098">
          <w:marLeft w:val="0"/>
          <w:marRight w:val="0"/>
          <w:marTop w:val="0"/>
          <w:marBottom w:val="0"/>
          <w:divBdr>
            <w:top w:val="none" w:sz="0" w:space="0" w:color="auto"/>
            <w:left w:val="none" w:sz="0" w:space="0" w:color="auto"/>
            <w:bottom w:val="none" w:sz="0" w:space="0" w:color="auto"/>
            <w:right w:val="none" w:sz="0" w:space="0" w:color="auto"/>
          </w:divBdr>
        </w:div>
      </w:divsChild>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1655141074">
      <w:bodyDiv w:val="1"/>
      <w:marLeft w:val="0"/>
      <w:marRight w:val="0"/>
      <w:marTop w:val="0"/>
      <w:marBottom w:val="0"/>
      <w:divBdr>
        <w:top w:val="none" w:sz="0" w:space="0" w:color="auto"/>
        <w:left w:val="none" w:sz="0" w:space="0" w:color="auto"/>
        <w:bottom w:val="none" w:sz="0" w:space="0" w:color="auto"/>
        <w:right w:val="none" w:sz="0" w:space="0" w:color="auto"/>
      </w:divBdr>
    </w:div>
    <w:div w:id="206019971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doi.org/https://doi.org/10.1007/978-3-319-21708-6" TargetMode="External"/><Relationship Id="rId39" Type="http://schemas.openxmlformats.org/officeDocument/2006/relationships/hyperlink" Target="https://doi.org/10.1080/02508060.2019.1708172" TargetMode="External"/><Relationship Id="rId21" Type="http://schemas.openxmlformats.org/officeDocument/2006/relationships/hyperlink" Target="https://csisa.org/" TargetMode="External"/><Relationship Id="rId34" Type="http://schemas.openxmlformats.org/officeDocument/2006/relationships/hyperlink" Target="https://doi.org/https://doi.org/10.1016/j.worlddev.2021.105599" TargetMode="External"/><Relationship Id="rId42" Type="http://schemas.openxmlformats.org/officeDocument/2006/relationships/hyperlink" Target="https://doi.org/https://doi.org/10.1016/j.agrformet.2022.10883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conPapers.repec.org/RePEc:ier:iecrev:v:18:y:1977:i:2:p:477-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doi.org/https://doi.org/10.1016/j.scitotenv.2021.151671" TargetMode="External"/><Relationship Id="rId32" Type="http://schemas.openxmlformats.org/officeDocument/2006/relationships/hyperlink" Target="https://doi.org/https://doi.org/10.1175/WCAS-D-19-0122.1" TargetMode="External"/><Relationship Id="rId37" Type="http://schemas.openxmlformats.org/officeDocument/2006/relationships/hyperlink" Target="https://doi.org/10.1017/S0021859619000492" TargetMode="External"/><Relationship Id="rId40" Type="http://schemas.openxmlformats.org/officeDocument/2006/relationships/hyperlink" Target="https://doi.org/10.1007/s13593-021-00668-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https://doi.org/10.1016/j.agrformet.2008.08.015" TargetMode="External"/><Relationship Id="rId28" Type="http://schemas.openxmlformats.org/officeDocument/2006/relationships/hyperlink" Target="https://doi.org/10.1038/s43016-022-00549-0" TargetMode="External"/><Relationship Id="rId36" Type="http://schemas.openxmlformats.org/officeDocument/2006/relationships/hyperlink" Target="https://doi.org/https://doi.org/10.3982/ECTA7749"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ageconsearch.umn.edu/record/93223/files/JARE_Aug2010__10_pp334-347.pdf"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ystems-agronomy.github.io/lcas/" TargetMode="External"/><Relationship Id="rId22" Type="http://schemas.openxmlformats.org/officeDocument/2006/relationships/hyperlink" Target="https://doi.org/https://doi.org/10.1111/agec.12454" TargetMode="External"/><Relationship Id="rId27" Type="http://schemas.openxmlformats.org/officeDocument/2006/relationships/hyperlink" Target="https://doi.org/doi:10.12987/9780300191677" TargetMode="External"/><Relationship Id="rId30" Type="http://schemas.openxmlformats.org/officeDocument/2006/relationships/hyperlink" Target="https://www.mdpi.com/2073-4433/14/1/40" TargetMode="External"/><Relationship Id="rId35" Type="http://schemas.openxmlformats.org/officeDocument/2006/relationships/hyperlink" Target="https://doi.org/https://doi.org/10.1016/j.worlddev.2008.05.008" TargetMode="External"/><Relationship Id="rId43" Type="http://schemas.openxmlformats.org/officeDocument/2006/relationships/hyperlink" Target="https://doi.org/10.1016/j.agsy.2023.103806"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doi.org/https://doi.org/10.1016/j.agwat.2018.02.020" TargetMode="External"/><Relationship Id="rId33" Type="http://schemas.openxmlformats.org/officeDocument/2006/relationships/hyperlink" Target="https://doi.org/https://doi.org/10.1016/j.agrformet.2012.09.011" TargetMode="External"/><Relationship Id="rId38" Type="http://schemas.openxmlformats.org/officeDocument/2006/relationships/hyperlink" Target="https://doi.org/https://doi.org/10.1016/j.agsy.2023.103618" TargetMode="External"/><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s://doi.org/10.1088/1748-9326/aca5a2"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wageningenur.nl/urfel001/igp-simulation-setup" TargetMode="External"/><Relationship Id="rId1" Type="http://schemas.openxmlformats.org/officeDocument/2006/relationships/hyperlink" Target="https://eia2030-ex-ante.github.io/WTP_Bounds_SOSD_Risk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F257-E415-46C9-8742-3925D129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30</Pages>
  <Words>15052</Words>
  <Characters>85799</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161</cp:revision>
  <dcterms:created xsi:type="dcterms:W3CDTF">2024-02-28T05:22:00Z</dcterms:created>
  <dcterms:modified xsi:type="dcterms:W3CDTF">2024-05-15T02:16:00Z</dcterms:modified>
</cp:coreProperties>
</file>